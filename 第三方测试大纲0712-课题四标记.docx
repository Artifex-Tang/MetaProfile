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10" w:type="dxa"/>
        <w:tblCellMar>
          <w:left w:w="10" w:type="dxa"/>
          <w:right w:w="10" w:type="dxa"/>
        </w:tblCellMar>
        <w:tblLook w:val="04A0" w:firstRow="1" w:lastRow="0" w:firstColumn="1" w:lastColumn="0" w:noHBand="0" w:noVBand="1"/>
      </w:tblPr>
      <w:tblGrid>
        <w:gridCol w:w="4505"/>
        <w:gridCol w:w="4505"/>
      </w:tblGrid>
      <w:tr w:rsidR="00AE7AB2">
        <w:tc>
          <w:tcPr>
            <w:tcW w:w="4505" w:type="dxa"/>
            <w:tcBorders>
              <w:top w:val="nil"/>
              <w:left w:val="nil"/>
              <w:bottom w:val="nil"/>
              <w:right w:val="nil"/>
            </w:tcBorders>
          </w:tcPr>
          <w:p w:rsidR="00AE7AB2" w:rsidRDefault="00E10BB2">
            <w:pPr>
              <w:spacing w:after="60" w:line="320" w:lineRule="auto"/>
              <w:jc w:val="left"/>
            </w:pPr>
            <w:r>
              <w:t>项目编号：</w:t>
            </w:r>
            <w:r>
              <w:t>2024YFB3312900</w:t>
            </w:r>
          </w:p>
        </w:tc>
        <w:tc>
          <w:tcPr>
            <w:tcW w:w="4505" w:type="dxa"/>
            <w:tcBorders>
              <w:top w:val="nil"/>
              <w:left w:val="nil"/>
              <w:bottom w:val="nil"/>
              <w:right w:val="nil"/>
            </w:tcBorders>
          </w:tcPr>
          <w:p w:rsidR="00AE7AB2" w:rsidRDefault="00E10BB2">
            <w:pPr>
              <w:spacing w:after="60" w:line="320" w:lineRule="auto"/>
              <w:jc w:val="right"/>
            </w:pPr>
            <w:r>
              <w:t>密</w:t>
            </w:r>
            <w:r>
              <w:t xml:space="preserve">  </w:t>
            </w:r>
            <w:r>
              <w:t>级：公开</w:t>
            </w:r>
          </w:p>
        </w:tc>
      </w:tr>
    </w:tbl>
    <w:p w:rsidR="00AE7AB2" w:rsidRDefault="00AE7AB2">
      <w:pPr>
        <w:spacing w:after="400" w:line="320" w:lineRule="auto"/>
      </w:pPr>
    </w:p>
    <w:p w:rsidR="00AE7AB2" w:rsidRDefault="00E10BB2">
      <w:pPr>
        <w:spacing w:after="200" w:line="320" w:lineRule="auto"/>
        <w:jc w:val="center"/>
      </w:pPr>
      <w:r>
        <w:rPr>
          <w:rFonts w:ascii="黑体" w:eastAsia="黑体" w:hAnsi="黑体"/>
          <w:sz w:val="44"/>
          <w:szCs w:val="44"/>
        </w:rPr>
        <w:t>国家重点研发计划项目</w:t>
      </w:r>
    </w:p>
    <w:p w:rsidR="00AE7AB2" w:rsidRDefault="00E10BB2">
      <w:pPr>
        <w:spacing w:after="100" w:line="320" w:lineRule="auto"/>
        <w:jc w:val="center"/>
        <w:rPr>
          <w:sz w:val="44"/>
          <w:szCs w:val="44"/>
        </w:rPr>
      </w:pPr>
      <w:r>
        <w:rPr>
          <w:rFonts w:ascii="黑体" w:eastAsia="黑体" w:hAnsi="黑体"/>
          <w:sz w:val="44"/>
          <w:szCs w:val="44"/>
        </w:rPr>
        <w:t>“大模型驱动下产业信息智能分析与服务</w:t>
      </w:r>
    </w:p>
    <w:p w:rsidR="00AE7AB2" w:rsidRDefault="00E10BB2">
      <w:pPr>
        <w:spacing w:after="300" w:line="320" w:lineRule="auto"/>
        <w:jc w:val="center"/>
        <w:rPr>
          <w:sz w:val="44"/>
          <w:szCs w:val="44"/>
        </w:rPr>
      </w:pPr>
      <w:r>
        <w:rPr>
          <w:rFonts w:ascii="黑体" w:eastAsia="黑体" w:hAnsi="黑体"/>
          <w:sz w:val="44"/>
          <w:szCs w:val="44"/>
        </w:rPr>
        <w:t>关键技术研究及示范应用”</w:t>
      </w:r>
    </w:p>
    <w:p w:rsidR="00AE7AB2" w:rsidRDefault="00E10BB2">
      <w:pPr>
        <w:spacing w:after="200" w:line="320" w:lineRule="auto"/>
        <w:jc w:val="center"/>
      </w:pPr>
      <w:r>
        <w:rPr>
          <w:rFonts w:ascii="黑体" w:eastAsia="黑体" w:hAnsi="黑体"/>
          <w:sz w:val="44"/>
          <w:szCs w:val="44"/>
        </w:rPr>
        <w:t>测 试 大 纲</w:t>
      </w:r>
    </w:p>
    <w:p w:rsidR="00AE7AB2" w:rsidRDefault="00AE7AB2">
      <w:pPr>
        <w:spacing w:after="300" w:line="320" w:lineRule="auto"/>
        <w:jc w:val="center"/>
      </w:pPr>
    </w:p>
    <w:p w:rsidR="00AE7AB2" w:rsidRDefault="00E10BB2">
      <w:pPr>
        <w:spacing w:after="120" w:line="408" w:lineRule="auto"/>
        <w:ind w:left="2738" w:hanging="1536"/>
        <w:jc w:val="left"/>
        <w:rPr>
          <w:sz w:val="22"/>
          <w:szCs w:val="22"/>
        </w:rPr>
      </w:pPr>
      <w:r>
        <w:rPr>
          <w:rFonts w:ascii="黑体" w:eastAsia="黑体" w:hAnsi="黑体"/>
          <w:b/>
          <w:bCs/>
          <w:sz w:val="28"/>
          <w:szCs w:val="28"/>
        </w:rPr>
        <w:t>软件名称：</w:t>
      </w:r>
      <w:r>
        <w:rPr>
          <w:rFonts w:ascii="黑体" w:eastAsia="黑体" w:hAnsi="黑体" w:hint="eastAsia"/>
          <w:b/>
          <w:bCs/>
          <w:sz w:val="28"/>
          <w:szCs w:val="28"/>
        </w:rPr>
        <w:t xml:space="preserve"> </w:t>
      </w:r>
      <w:r>
        <w:rPr>
          <w:sz w:val="28"/>
          <w:szCs w:val="28"/>
          <w:u w:val="single"/>
        </w:rPr>
        <w:t>大模型驱动下产业信息智能分析与服务关键技术研究及示范应用项目所包含的软件系统</w:t>
      </w:r>
    </w:p>
    <w:p w:rsidR="00AE7AB2" w:rsidRDefault="00E10BB2">
      <w:pPr>
        <w:spacing w:after="120" w:line="408" w:lineRule="auto"/>
        <w:ind w:left="2738" w:hanging="1536"/>
        <w:jc w:val="left"/>
        <w:rPr>
          <w:sz w:val="28"/>
          <w:szCs w:val="28"/>
          <w:u w:val="single"/>
        </w:rPr>
      </w:pPr>
      <w:r>
        <w:rPr>
          <w:rFonts w:ascii="黑体" w:eastAsia="黑体" w:hAnsi="黑体"/>
          <w:b/>
          <w:bCs/>
          <w:sz w:val="28"/>
          <w:szCs w:val="28"/>
        </w:rPr>
        <w:t>所属项目：</w:t>
      </w:r>
      <w:r>
        <w:rPr>
          <w:rFonts w:ascii="黑体" w:eastAsia="黑体" w:hAnsi="黑体" w:hint="eastAsia"/>
          <w:b/>
          <w:bCs/>
          <w:sz w:val="28"/>
          <w:szCs w:val="28"/>
        </w:rPr>
        <w:t xml:space="preserve"> </w:t>
      </w:r>
      <w:r>
        <w:rPr>
          <w:sz w:val="28"/>
          <w:szCs w:val="28"/>
          <w:u w:val="single"/>
        </w:rPr>
        <w:t>大模型驱动下产业信息智能分析与服务关键技术研究及示范应用</w:t>
      </w:r>
    </w:p>
    <w:p w:rsidR="00AE7AB2" w:rsidRDefault="00E10BB2">
      <w:pPr>
        <w:spacing w:after="120" w:line="408" w:lineRule="auto"/>
        <w:ind w:left="2850" w:hanging="1650"/>
        <w:jc w:val="left"/>
        <w:rPr>
          <w:sz w:val="22"/>
          <w:szCs w:val="22"/>
        </w:rPr>
      </w:pPr>
      <w:r>
        <w:rPr>
          <w:rFonts w:ascii="黑体" w:eastAsia="黑体" w:hAnsi="黑体"/>
          <w:b/>
          <w:bCs/>
          <w:sz w:val="28"/>
          <w:szCs w:val="28"/>
        </w:rPr>
        <w:t>所属专项：</w:t>
      </w:r>
      <w:r>
        <w:rPr>
          <w:rFonts w:ascii="黑体" w:eastAsia="黑体" w:hAnsi="黑体" w:hint="eastAsia"/>
          <w:b/>
          <w:bCs/>
          <w:sz w:val="28"/>
          <w:szCs w:val="28"/>
        </w:rPr>
        <w:t xml:space="preserve"> </w:t>
      </w:r>
      <w:r>
        <w:rPr>
          <w:sz w:val="28"/>
          <w:szCs w:val="28"/>
          <w:u w:val="single"/>
        </w:rPr>
        <w:t>工业软件</w:t>
      </w:r>
    </w:p>
    <w:p w:rsidR="00AE7AB2" w:rsidRDefault="00E10BB2">
      <w:pPr>
        <w:spacing w:after="120" w:line="408" w:lineRule="auto"/>
        <w:ind w:left="4140" w:hanging="2940"/>
        <w:jc w:val="left"/>
        <w:rPr>
          <w:sz w:val="28"/>
          <w:szCs w:val="28"/>
          <w:u w:val="single"/>
        </w:rPr>
      </w:pPr>
      <w:r>
        <w:rPr>
          <w:rFonts w:ascii="黑体" w:eastAsia="黑体" w:hAnsi="黑体"/>
          <w:b/>
          <w:bCs/>
          <w:sz w:val="28"/>
          <w:szCs w:val="28"/>
        </w:rPr>
        <w:t>编制单位：</w:t>
      </w:r>
      <w:r>
        <w:rPr>
          <w:rFonts w:ascii="黑体" w:eastAsia="黑体" w:hAnsi="黑体" w:hint="eastAsia"/>
          <w:b/>
          <w:bCs/>
          <w:sz w:val="28"/>
          <w:szCs w:val="28"/>
        </w:rPr>
        <w:t xml:space="preserve"> </w:t>
      </w:r>
      <w:r>
        <w:rPr>
          <w:rFonts w:hint="eastAsia"/>
          <w:sz w:val="28"/>
          <w:szCs w:val="28"/>
          <w:u w:val="single"/>
        </w:rPr>
        <w:t>浙江大学</w:t>
      </w:r>
    </w:p>
    <w:p w:rsidR="00AE7AB2" w:rsidRDefault="00E10BB2">
      <w:pPr>
        <w:spacing w:after="120"/>
        <w:ind w:left="4133" w:hanging="2938"/>
        <w:jc w:val="left"/>
        <w:rPr>
          <w:u w:val="single"/>
        </w:rPr>
      </w:pPr>
      <w:r>
        <w:rPr>
          <w:rFonts w:ascii="黑体" w:eastAsia="黑体" w:hAnsi="黑体" w:hint="eastAsia"/>
          <w:b/>
          <w:bCs/>
          <w:sz w:val="28"/>
          <w:szCs w:val="28"/>
        </w:rPr>
        <w:t>参与</w:t>
      </w:r>
      <w:r>
        <w:rPr>
          <w:rFonts w:ascii="黑体" w:eastAsia="黑体" w:hAnsi="黑体"/>
          <w:b/>
          <w:bCs/>
          <w:sz w:val="28"/>
          <w:szCs w:val="28"/>
        </w:rPr>
        <w:t>单位：</w:t>
      </w:r>
      <w:r>
        <w:rPr>
          <w:rFonts w:ascii="黑体" w:eastAsia="黑体" w:hAnsi="黑体" w:hint="eastAsia"/>
          <w:b/>
          <w:bCs/>
          <w:sz w:val="22"/>
          <w:szCs w:val="22"/>
        </w:rPr>
        <w:t xml:space="preserve"> </w:t>
      </w:r>
      <w:r>
        <w:rPr>
          <w:u w:val="single"/>
        </w:rPr>
        <w:t>浙江省北大信息技术高等研究院</w:t>
      </w:r>
    </w:p>
    <w:p w:rsidR="00AE7AB2" w:rsidRDefault="00E10BB2">
      <w:pPr>
        <w:spacing w:after="120"/>
        <w:ind w:left="2707"/>
        <w:jc w:val="left"/>
        <w:rPr>
          <w:u w:val="single"/>
        </w:rPr>
      </w:pPr>
      <w:r>
        <w:rPr>
          <w:u w:val="single"/>
        </w:rPr>
        <w:t>杭州</w:t>
      </w:r>
      <w:proofErr w:type="gramStart"/>
      <w:r>
        <w:rPr>
          <w:u w:val="single"/>
        </w:rPr>
        <w:t>量知数据</w:t>
      </w:r>
      <w:proofErr w:type="gramEnd"/>
      <w:r>
        <w:rPr>
          <w:u w:val="single"/>
        </w:rPr>
        <w:t>科技有限公司</w:t>
      </w:r>
    </w:p>
    <w:p w:rsidR="00AE7AB2" w:rsidRDefault="00E10BB2">
      <w:pPr>
        <w:spacing w:after="120"/>
        <w:ind w:left="2707"/>
        <w:jc w:val="left"/>
        <w:rPr>
          <w:u w:val="single"/>
        </w:rPr>
      </w:pPr>
      <w:r>
        <w:rPr>
          <w:u w:val="single"/>
        </w:rPr>
        <w:t>中国人民解放军军事科学院军事科学信息研究中心</w:t>
      </w:r>
    </w:p>
    <w:p w:rsidR="00AE7AB2" w:rsidRDefault="00E10BB2">
      <w:pPr>
        <w:spacing w:after="320"/>
        <w:ind w:left="2707"/>
        <w:jc w:val="left"/>
        <w:rPr>
          <w:u w:val="single"/>
        </w:rPr>
      </w:pPr>
      <w:r>
        <w:rPr>
          <w:u w:val="single"/>
        </w:rPr>
        <w:t>中国机电设备招标中心（工业和信息化</w:t>
      </w:r>
      <w:proofErr w:type="gramStart"/>
      <w:r>
        <w:rPr>
          <w:u w:val="single"/>
        </w:rPr>
        <w:t>部政府</w:t>
      </w:r>
      <w:proofErr w:type="gramEnd"/>
      <w:r>
        <w:rPr>
          <w:u w:val="single"/>
        </w:rPr>
        <w:t>采购中心）</w:t>
      </w:r>
    </w:p>
    <w:p w:rsidR="00AE7AB2" w:rsidRDefault="00E10BB2">
      <w:pPr>
        <w:spacing w:after="120" w:line="384" w:lineRule="auto"/>
        <w:ind w:left="2851" w:hanging="1656"/>
        <w:jc w:val="left"/>
        <w:rPr>
          <w:sz w:val="28"/>
          <w:szCs w:val="28"/>
          <w:u w:val="single"/>
        </w:rPr>
      </w:pPr>
      <w:r>
        <w:rPr>
          <w:rFonts w:ascii="黑体" w:eastAsia="黑体" w:hAnsi="黑体"/>
          <w:b/>
          <w:bCs/>
          <w:sz w:val="28"/>
          <w:szCs w:val="28"/>
        </w:rPr>
        <w:t>编制时间：</w:t>
      </w:r>
      <w:r>
        <w:rPr>
          <w:rFonts w:ascii="黑体" w:eastAsia="黑体" w:hAnsi="黑体" w:hint="eastAsia"/>
          <w:b/>
          <w:bCs/>
          <w:sz w:val="28"/>
          <w:szCs w:val="28"/>
        </w:rPr>
        <w:t xml:space="preserve"> </w:t>
      </w:r>
      <w:r>
        <w:rPr>
          <w:sz w:val="28"/>
          <w:szCs w:val="28"/>
          <w:u w:val="single"/>
        </w:rPr>
        <w:t>二〇二六年七月</w:t>
      </w:r>
    </w:p>
    <w:p w:rsidR="00AE7AB2" w:rsidRDefault="00AE7AB2">
      <w:pPr>
        <w:spacing w:after="200" w:line="320" w:lineRule="auto"/>
        <w:jc w:val="center"/>
        <w:rPr>
          <w:sz w:val="28"/>
          <w:szCs w:val="28"/>
          <w:u w:val="single"/>
        </w:rPr>
      </w:pPr>
    </w:p>
    <w:p w:rsidR="00AE7AB2" w:rsidRDefault="00AE7AB2">
      <w:pPr>
        <w:spacing w:after="200" w:line="320" w:lineRule="auto"/>
        <w:jc w:val="center"/>
        <w:rPr>
          <w:sz w:val="28"/>
          <w:szCs w:val="28"/>
          <w:u w:val="single"/>
        </w:rPr>
      </w:pPr>
    </w:p>
    <w:p w:rsidR="00AE7AB2" w:rsidRDefault="00E10BB2">
      <w:pPr>
        <w:spacing w:after="200" w:line="320" w:lineRule="auto"/>
        <w:jc w:val="center"/>
      </w:pPr>
      <w:r>
        <w:rPr>
          <w:rFonts w:ascii="黑体" w:eastAsia="黑体" w:hAnsi="黑体"/>
          <w:b/>
          <w:bCs/>
          <w:sz w:val="32"/>
          <w:szCs w:val="32"/>
        </w:rPr>
        <w:lastRenderedPageBreak/>
        <w:t>目  录</w:t>
      </w:r>
    </w:p>
    <w:p w:rsidR="00AE7AB2" w:rsidRDefault="00AE7AB2">
      <w:pPr>
        <w:jc w:val="center"/>
      </w:pPr>
    </w:p>
    <w:p w:rsidR="00AE7AB2" w:rsidRDefault="00E10BB2">
      <w:pPr>
        <w:pStyle w:val="10"/>
        <w:tabs>
          <w:tab w:val="right" w:leader="dot" w:pos="9026"/>
        </w:tabs>
        <w:rPr>
          <w:rFonts w:asciiTheme="minorEastAsia" w:eastAsiaTheme="minorEastAsia" w:hAnsiTheme="minorEastAsia"/>
          <w:sz w:val="22"/>
          <w:szCs w:val="22"/>
        </w:rPr>
      </w:pPr>
      <w:r>
        <w:fldChar w:fldCharType="begin"/>
      </w:r>
      <w:r>
        <w:instrText xml:space="preserve">TOC \o "1-3" \h \u </w:instrText>
      </w:r>
      <w:r>
        <w:fldChar w:fldCharType="separate"/>
      </w:r>
      <w:hyperlink w:anchor="_Toc1980676211" w:history="1">
        <w:r>
          <w:rPr>
            <w:rFonts w:asciiTheme="minorEastAsia" w:eastAsiaTheme="minorEastAsia" w:hAnsiTheme="minorEastAsia"/>
            <w:bCs/>
            <w:sz w:val="22"/>
            <w:szCs w:val="22"/>
          </w:rPr>
          <w:t>1 范围</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_Toc1980676211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081066130" w:history="1">
        <w:r>
          <w:rPr>
            <w:rFonts w:asciiTheme="minorEastAsia" w:eastAsiaTheme="minorEastAsia" w:hAnsiTheme="minorEastAsia"/>
            <w:bCs/>
            <w:sz w:val="22"/>
            <w:szCs w:val="22"/>
          </w:rPr>
          <w:t>1.1 标识</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_Toc1081066130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766793290" w:history="1">
        <w:r>
          <w:rPr>
            <w:rFonts w:asciiTheme="minorEastAsia" w:eastAsiaTheme="minorEastAsia" w:hAnsiTheme="minorEastAsia"/>
            <w:bCs/>
            <w:sz w:val="22"/>
            <w:szCs w:val="22"/>
          </w:rPr>
          <w:t>1.2 文档概述</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_Toc1766793290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238437961" w:history="1">
        <w:r>
          <w:rPr>
            <w:rFonts w:asciiTheme="minorEastAsia" w:eastAsiaTheme="minorEastAsia" w:hAnsiTheme="minorEastAsia"/>
            <w:bCs/>
            <w:sz w:val="22"/>
            <w:szCs w:val="22"/>
          </w:rPr>
          <w:t>1.3 软件概述</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_Toc1238437961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5</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015303803" w:history="1">
        <w:r>
          <w:rPr>
            <w:rFonts w:asciiTheme="minorEastAsia" w:eastAsiaTheme="minorEastAsia" w:hAnsiTheme="minorEastAsia"/>
            <w:bCs/>
            <w:sz w:val="22"/>
            <w:szCs w:val="22"/>
          </w:rPr>
          <w:t>1.4 测试对象概述</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_Toc1015303803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6</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305957959" w:history="1">
        <w:r>
          <w:rPr>
            <w:rFonts w:asciiTheme="minorEastAsia" w:eastAsiaTheme="minorEastAsia" w:hAnsiTheme="minorEastAsia"/>
            <w:bCs/>
            <w:sz w:val="22"/>
            <w:szCs w:val="22"/>
          </w:rPr>
          <w:t>1.5 测试材料概述</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_Toc305957959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8</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1159565995" w:history="1">
        <w:r>
          <w:rPr>
            <w:rFonts w:asciiTheme="minorEastAsia" w:eastAsiaTheme="minorEastAsia" w:hAnsiTheme="minorEastAsia"/>
            <w:bCs/>
            <w:sz w:val="22"/>
            <w:szCs w:val="22"/>
          </w:rPr>
          <w:t>1.5.1 测试材料来源</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_Toc1159565995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8</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411581440" w:history="1">
        <w:r>
          <w:rPr>
            <w:rFonts w:asciiTheme="minorEastAsia" w:eastAsiaTheme="minorEastAsia" w:hAnsiTheme="minorEastAsia"/>
            <w:bCs/>
            <w:sz w:val="22"/>
            <w:szCs w:val="22"/>
          </w:rPr>
          <w:t>1.5.2 测试材料要求</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_Toc411581440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404435093" w:history="1">
        <w:r>
          <w:rPr>
            <w:rFonts w:asciiTheme="minorEastAsia" w:eastAsiaTheme="minorEastAsia" w:hAnsiTheme="minorEastAsia"/>
            <w:bCs/>
            <w:sz w:val="22"/>
            <w:szCs w:val="22"/>
          </w:rPr>
          <w:t>2 测试依据</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_Toc404435093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554865296" w:history="1">
        <w:r>
          <w:rPr>
            <w:rFonts w:asciiTheme="minorEastAsia" w:eastAsiaTheme="minorEastAsia" w:hAnsiTheme="minorEastAsia"/>
            <w:bCs/>
            <w:sz w:val="22"/>
            <w:szCs w:val="22"/>
          </w:rPr>
          <w:t>3 质量保证</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_Toc554865296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247034598" w:history="1">
        <w:r>
          <w:rPr>
            <w:rFonts w:asciiTheme="minorEastAsia" w:eastAsiaTheme="minorEastAsia" w:hAnsiTheme="minorEastAsia"/>
            <w:bCs/>
            <w:sz w:val="22"/>
            <w:szCs w:val="22"/>
          </w:rPr>
          <w:t>4 测试内容与方法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_Toc1247034598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617577513" w:history="1">
        <w:r>
          <w:rPr>
            <w:rFonts w:asciiTheme="minorEastAsia" w:eastAsiaTheme="minorEastAsia" w:hAnsiTheme="minorEastAsia"/>
            <w:bCs/>
            <w:sz w:val="22"/>
            <w:szCs w:val="22"/>
          </w:rPr>
          <w:t>4.1 测试范围</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_Toc1617577513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629773618" w:history="1">
        <w:r>
          <w:rPr>
            <w:rFonts w:asciiTheme="minorEastAsia" w:eastAsiaTheme="minorEastAsia" w:hAnsiTheme="minorEastAsia"/>
            <w:bCs/>
            <w:sz w:val="22"/>
            <w:szCs w:val="22"/>
          </w:rPr>
          <w:t>4.2 确定的质量特性与子特性</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_Toc1629773618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451280241" w:history="1">
        <w:r>
          <w:rPr>
            <w:rFonts w:asciiTheme="minorEastAsia" w:eastAsiaTheme="minorEastAsia" w:hAnsiTheme="minorEastAsia"/>
            <w:bCs/>
            <w:sz w:val="22"/>
            <w:szCs w:val="22"/>
          </w:rPr>
          <w:t>4.3 子特性的测试要求</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_Toc451280241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902252930" w:history="1">
        <w:r>
          <w:rPr>
            <w:rFonts w:asciiTheme="minorEastAsia" w:eastAsiaTheme="minorEastAsia" w:hAnsiTheme="minorEastAsia"/>
            <w:bCs/>
            <w:sz w:val="22"/>
            <w:szCs w:val="22"/>
          </w:rPr>
          <w:t>4.4 测试策略与方法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_Toc1902252930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12</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575941621" w:history="1">
        <w:r>
          <w:rPr>
            <w:rFonts w:asciiTheme="minorEastAsia" w:eastAsiaTheme="minorEastAsia" w:hAnsiTheme="minorEastAsia"/>
            <w:bCs/>
            <w:sz w:val="22"/>
            <w:szCs w:val="22"/>
          </w:rPr>
          <w:t>4.5 测试充分性要求与有效性分析</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_Toc1575941621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12</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935005696" w:history="1">
        <w:r>
          <w:rPr>
            <w:rFonts w:asciiTheme="minorEastAsia" w:eastAsiaTheme="minorEastAsia" w:hAnsiTheme="minorEastAsia"/>
            <w:bCs/>
            <w:sz w:val="22"/>
            <w:szCs w:val="22"/>
          </w:rPr>
          <w:t>4.6 测试项及测试方法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_Toc1935005696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15</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148382504" w:history="1">
        <w:r>
          <w:rPr>
            <w:rFonts w:asciiTheme="minorEastAsia" w:eastAsiaTheme="minorEastAsia" w:hAnsiTheme="minorEastAsia"/>
            <w:bCs/>
            <w:sz w:val="22"/>
            <w:szCs w:val="22"/>
          </w:rPr>
          <w:t>4.6.1 产业大数据采集融通与图谱构建系统（课题二）</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_Toc148382504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15</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636230561" w:history="1">
        <w:r>
          <w:rPr>
            <w:rFonts w:asciiTheme="minorEastAsia" w:eastAsiaTheme="minorEastAsia" w:hAnsiTheme="minorEastAsia"/>
            <w:bCs/>
            <w:sz w:val="22"/>
            <w:szCs w:val="22"/>
          </w:rPr>
          <w:t>4.6.2 通专协同的产业领域大模型框架（课题三）</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_Toc636230561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18</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805960314" w:history="1">
        <w:r>
          <w:rPr>
            <w:rFonts w:asciiTheme="minorEastAsia" w:eastAsiaTheme="minorEastAsia" w:hAnsiTheme="minorEastAsia"/>
            <w:bCs/>
            <w:sz w:val="22"/>
            <w:szCs w:val="22"/>
          </w:rPr>
          <w:t>4.6.3 产业技术识别模型及工具集（课题四）</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_Toc805960314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21</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1595635769" w:history="1">
        <w:r>
          <w:rPr>
            <w:rFonts w:asciiTheme="minorEastAsia" w:eastAsiaTheme="minorEastAsia" w:hAnsiTheme="minorEastAsia"/>
            <w:bCs/>
            <w:sz w:val="22"/>
            <w:szCs w:val="22"/>
          </w:rPr>
          <w:t>4.6.4 产业信息智能分析与服务平台（课题五）</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_Toc1595635769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22</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74585847" w:history="1">
        <w:r>
          <w:rPr>
            <w:rFonts w:asciiTheme="minorEastAsia" w:eastAsiaTheme="minorEastAsia" w:hAnsiTheme="minorEastAsia"/>
            <w:bCs/>
            <w:sz w:val="22"/>
            <w:szCs w:val="22"/>
          </w:rPr>
          <w:t>4.7 软件问题类型及严重性等级</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_Toc74585847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581364328" w:history="1">
        <w:r>
          <w:rPr>
            <w:rFonts w:asciiTheme="minorEastAsia" w:eastAsiaTheme="minorEastAsia" w:hAnsiTheme="minorEastAsia"/>
            <w:bCs/>
            <w:sz w:val="22"/>
            <w:szCs w:val="22"/>
          </w:rPr>
          <w:t>4.8 测试环境</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_Toc1581364328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24</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732645424" w:history="1">
        <w:r>
          <w:rPr>
            <w:rFonts w:asciiTheme="minorEastAsia" w:eastAsiaTheme="minorEastAsia" w:hAnsiTheme="minorEastAsia"/>
            <w:bCs/>
            <w:sz w:val="22"/>
            <w:szCs w:val="22"/>
          </w:rPr>
          <w:t>4.8.1 系统环境</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_Toc732645424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24</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2047892917" w:history="1">
        <w:r>
          <w:rPr>
            <w:rFonts w:asciiTheme="minorEastAsia" w:eastAsiaTheme="minorEastAsia" w:hAnsiTheme="minorEastAsia"/>
            <w:bCs/>
            <w:sz w:val="22"/>
            <w:szCs w:val="22"/>
          </w:rPr>
          <w:t>4.8.2 测试数据</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_Toc2047892917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28</w:t>
        </w:r>
        <w:r>
          <w:rPr>
            <w:rFonts w:asciiTheme="minorEastAsia" w:eastAsiaTheme="minorEastAsia" w:hAnsiTheme="minorEastAsia"/>
            <w:sz w:val="22"/>
            <w:szCs w:val="22"/>
          </w:rPr>
          <w:fldChar w:fldCharType="end"/>
        </w:r>
      </w:hyperlink>
    </w:p>
    <w:p w:rsidR="00AE7AB2" w:rsidRDefault="00E10BB2">
      <w:pPr>
        <w:pStyle w:val="30"/>
        <w:tabs>
          <w:tab w:val="right" w:leader="dot" w:pos="9026"/>
        </w:tabs>
        <w:ind w:left="960"/>
        <w:rPr>
          <w:rFonts w:asciiTheme="minorEastAsia" w:eastAsiaTheme="minorEastAsia" w:hAnsiTheme="minorEastAsia"/>
          <w:sz w:val="22"/>
          <w:szCs w:val="22"/>
        </w:rPr>
      </w:pPr>
      <w:hyperlink w:anchor="_Toc1215845550" w:history="1">
        <w:r>
          <w:rPr>
            <w:rFonts w:asciiTheme="minorEastAsia" w:eastAsiaTheme="minorEastAsia" w:hAnsiTheme="minorEastAsia"/>
            <w:bCs/>
            <w:sz w:val="22"/>
            <w:szCs w:val="22"/>
          </w:rPr>
          <w:t>4.8.3 场地环境</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_Toc1215845550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409257645" w:history="1">
        <w:r>
          <w:rPr>
            <w:rFonts w:asciiTheme="minorEastAsia" w:eastAsiaTheme="minorEastAsia" w:hAnsiTheme="minorEastAsia"/>
            <w:bCs/>
            <w:sz w:val="22"/>
            <w:szCs w:val="22"/>
          </w:rPr>
          <w:t>5 评测实施计划安排</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_Toc1409257645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29</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796096752" w:history="1">
        <w:r>
          <w:rPr>
            <w:rFonts w:asciiTheme="minorEastAsia" w:eastAsiaTheme="minorEastAsia" w:hAnsiTheme="minorEastAsia"/>
            <w:bCs/>
            <w:sz w:val="22"/>
            <w:szCs w:val="22"/>
          </w:rPr>
          <w:t>6 评测项目组人员构成</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_Toc796096752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30</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174990054" w:history="1">
        <w:r>
          <w:rPr>
            <w:rFonts w:asciiTheme="minorEastAsia" w:eastAsiaTheme="minorEastAsia" w:hAnsiTheme="minorEastAsia"/>
            <w:bCs/>
            <w:sz w:val="22"/>
            <w:szCs w:val="22"/>
          </w:rPr>
          <w:t>7 软件质量评价内容与方法</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_Toc1174990054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945703413" w:history="1">
        <w:r>
          <w:rPr>
            <w:rFonts w:asciiTheme="minorEastAsia" w:eastAsiaTheme="minorEastAsia" w:hAnsiTheme="minorEastAsia"/>
            <w:bCs/>
            <w:sz w:val="22"/>
            <w:szCs w:val="22"/>
          </w:rPr>
          <w:t>7.1 程序质量评价</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_Toc1945703413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30</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703769422" w:history="1">
        <w:r>
          <w:rPr>
            <w:rFonts w:asciiTheme="minorEastAsia" w:eastAsiaTheme="minorEastAsia" w:hAnsiTheme="minorEastAsia"/>
            <w:bCs/>
            <w:sz w:val="22"/>
            <w:szCs w:val="22"/>
          </w:rPr>
          <w:t>8 评测结束条件</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_Toc1703769422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30</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705726456" w:history="1">
        <w:r>
          <w:rPr>
            <w:rFonts w:asciiTheme="minorEastAsia" w:eastAsiaTheme="minorEastAsia" w:hAnsiTheme="minorEastAsia"/>
            <w:bCs/>
            <w:sz w:val="22"/>
            <w:szCs w:val="22"/>
          </w:rPr>
          <w:t>8.1 正常终止</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_Toc705726456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31</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592363611" w:history="1">
        <w:r>
          <w:rPr>
            <w:rFonts w:asciiTheme="minorEastAsia" w:eastAsiaTheme="minorEastAsia" w:hAnsiTheme="minorEastAsia"/>
            <w:bCs/>
            <w:sz w:val="22"/>
            <w:szCs w:val="22"/>
          </w:rPr>
          <w:t>8.2 异常中止</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_Toc592363611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31</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21022585" w:history="1">
        <w:r>
          <w:rPr>
            <w:rFonts w:asciiTheme="minorEastAsia" w:eastAsiaTheme="minorEastAsia" w:hAnsiTheme="minorEastAsia"/>
            <w:bCs/>
            <w:sz w:val="22"/>
            <w:szCs w:val="22"/>
          </w:rPr>
          <w:t>9 安全保密与知识产权保护</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_Toc121022585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31</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359572386" w:history="1">
        <w:r>
          <w:rPr>
            <w:rFonts w:asciiTheme="minorEastAsia" w:eastAsiaTheme="minorEastAsia" w:hAnsiTheme="minorEastAsia"/>
            <w:bCs/>
            <w:sz w:val="22"/>
            <w:szCs w:val="22"/>
          </w:rPr>
          <w:t>10 评测风险分析</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_Toc359572386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31</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314108844" w:history="1">
        <w:r>
          <w:rPr>
            <w:rFonts w:asciiTheme="minorEastAsia" w:eastAsiaTheme="minorEastAsia" w:hAnsiTheme="minorEastAsia"/>
            <w:bCs/>
            <w:sz w:val="22"/>
            <w:szCs w:val="22"/>
          </w:rPr>
          <w:t>11 评测工作产品</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_Toc314108844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32</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712536782" w:history="1">
        <w:r>
          <w:rPr>
            <w:rFonts w:asciiTheme="minorEastAsia" w:eastAsiaTheme="minorEastAsia" w:hAnsiTheme="minorEastAsia"/>
            <w:bCs/>
            <w:sz w:val="22"/>
            <w:szCs w:val="22"/>
          </w:rPr>
          <w:t>12 其他</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_Toc712536782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32</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236879402" w:history="1">
        <w:r>
          <w:rPr>
            <w:rFonts w:asciiTheme="minorEastAsia" w:eastAsiaTheme="minorEastAsia" w:hAnsiTheme="minorEastAsia"/>
            <w:bCs/>
            <w:sz w:val="22"/>
            <w:szCs w:val="22"/>
          </w:rPr>
          <w:t>附件A 参考的国家标准</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_Toc1236879402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32</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590406454" w:history="1">
        <w:r>
          <w:rPr>
            <w:rFonts w:asciiTheme="minorEastAsia" w:eastAsiaTheme="minorEastAsia" w:hAnsiTheme="minorEastAsia"/>
            <w:bCs/>
            <w:sz w:val="22"/>
            <w:szCs w:val="22"/>
          </w:rPr>
          <w:t>附件B 测试项结果记录表</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_Toc590406454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33</w:t>
        </w:r>
        <w:r>
          <w:rPr>
            <w:rFonts w:asciiTheme="minorEastAsia" w:eastAsiaTheme="minorEastAsia" w:hAnsiTheme="minorEastAsia"/>
            <w:sz w:val="22"/>
            <w:szCs w:val="22"/>
          </w:rPr>
          <w:fldChar w:fldCharType="end"/>
        </w:r>
      </w:hyperlink>
    </w:p>
    <w:p w:rsidR="00AE7AB2" w:rsidRDefault="00E10BB2">
      <w:pPr>
        <w:pStyle w:val="10"/>
        <w:tabs>
          <w:tab w:val="right" w:leader="dot" w:pos="9026"/>
        </w:tabs>
        <w:rPr>
          <w:rFonts w:asciiTheme="minorEastAsia" w:eastAsiaTheme="minorEastAsia" w:hAnsiTheme="minorEastAsia"/>
          <w:sz w:val="22"/>
          <w:szCs w:val="22"/>
        </w:rPr>
      </w:pPr>
      <w:hyperlink w:anchor="_Toc1586823238" w:history="1">
        <w:r>
          <w:rPr>
            <w:rFonts w:asciiTheme="minorEastAsia" w:eastAsiaTheme="minorEastAsia" w:hAnsiTheme="minorEastAsia"/>
            <w:bCs/>
            <w:sz w:val="22"/>
            <w:szCs w:val="22"/>
          </w:rPr>
          <w:t>附件C 测试机构介绍</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_Toc1586823238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38748973" w:history="1">
        <w:r>
          <w:rPr>
            <w:rFonts w:asciiTheme="minorEastAsia" w:eastAsiaTheme="minorEastAsia" w:hAnsiTheme="minorEastAsia"/>
            <w:bCs/>
            <w:sz w:val="22"/>
            <w:szCs w:val="22"/>
          </w:rPr>
          <w:t>C.1 公司介绍</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_Toc138748973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rPr>
          <w:rFonts w:asciiTheme="minorEastAsia" w:eastAsiaTheme="minorEastAsia" w:hAnsiTheme="minorEastAsia"/>
          <w:sz w:val="22"/>
          <w:szCs w:val="22"/>
        </w:rPr>
      </w:pPr>
      <w:hyperlink w:anchor="_Toc1934232216" w:history="1">
        <w:r>
          <w:rPr>
            <w:rFonts w:asciiTheme="minorEastAsia" w:eastAsiaTheme="minorEastAsia" w:hAnsiTheme="minorEastAsia"/>
            <w:bCs/>
            <w:sz w:val="22"/>
            <w:szCs w:val="22"/>
          </w:rPr>
          <w:t>C.2 测试能力</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_Toc1934232216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34</w:t>
        </w:r>
        <w:r>
          <w:rPr>
            <w:rFonts w:asciiTheme="minorEastAsia" w:eastAsiaTheme="minorEastAsia" w:hAnsiTheme="minorEastAsia"/>
            <w:sz w:val="22"/>
            <w:szCs w:val="22"/>
          </w:rPr>
          <w:fldChar w:fldCharType="end"/>
        </w:r>
      </w:hyperlink>
    </w:p>
    <w:p w:rsidR="00AE7AB2" w:rsidRDefault="00E10BB2">
      <w:pPr>
        <w:pStyle w:val="20"/>
        <w:tabs>
          <w:tab w:val="right" w:leader="dot" w:pos="9026"/>
        </w:tabs>
        <w:ind w:left="480"/>
      </w:pPr>
      <w:hyperlink w:anchor="_Toc33406026" w:history="1">
        <w:r>
          <w:rPr>
            <w:rFonts w:asciiTheme="minorEastAsia" w:eastAsiaTheme="minorEastAsia" w:hAnsiTheme="minorEastAsia"/>
            <w:bCs/>
            <w:sz w:val="22"/>
            <w:szCs w:val="22"/>
          </w:rPr>
          <w:t>C.3 第三方软件评测优势</w:t>
        </w:r>
        <w:r>
          <w:rPr>
            <w:rFonts w:asciiTheme="minorEastAsia" w:eastAsiaTheme="minorEastAsia" w:hAnsiTheme="minorEastAsia"/>
            <w:sz w:val="22"/>
            <w:szCs w:val="22"/>
          </w:rPr>
          <w:tab/>
        </w:r>
        <w:r>
          <w:rPr>
            <w:rFonts w:asciiTheme="minorEastAsia" w:eastAsiaTheme="minorEastAsia" w:hAnsiTheme="minorEastAsia"/>
            <w:sz w:val="22"/>
            <w:szCs w:val="22"/>
          </w:rPr>
          <w:fldChar w:fldCharType="begin"/>
        </w:r>
        <w:r>
          <w:rPr>
            <w:rFonts w:asciiTheme="minorEastAsia" w:eastAsiaTheme="minorEastAsia" w:hAnsiTheme="minorEastAsia"/>
            <w:sz w:val="22"/>
            <w:szCs w:val="22"/>
          </w:rPr>
          <w:instrText xml:space="preserve"> PAGEREF _Toc33406026 \h </w:instrText>
        </w:r>
        <w:r>
          <w:rPr>
            <w:rFonts w:asciiTheme="minorEastAsia" w:eastAsiaTheme="minorEastAsia" w:hAnsiTheme="minorEastAsia"/>
            <w:sz w:val="22"/>
            <w:szCs w:val="22"/>
          </w:rPr>
        </w:r>
        <w:r>
          <w:rPr>
            <w:rFonts w:asciiTheme="minorEastAsia" w:eastAsiaTheme="minorEastAsia" w:hAnsiTheme="minorEastAsia"/>
            <w:sz w:val="22"/>
            <w:szCs w:val="22"/>
          </w:rPr>
          <w:fldChar w:fldCharType="separate"/>
        </w:r>
        <w:r>
          <w:rPr>
            <w:rFonts w:asciiTheme="minorEastAsia" w:eastAsiaTheme="minorEastAsia" w:hAnsiTheme="minorEastAsia"/>
            <w:sz w:val="22"/>
            <w:szCs w:val="22"/>
          </w:rPr>
          <w:t>35</w:t>
        </w:r>
        <w:r>
          <w:rPr>
            <w:rFonts w:asciiTheme="minorEastAsia" w:eastAsiaTheme="minorEastAsia" w:hAnsiTheme="minorEastAsia"/>
            <w:sz w:val="22"/>
            <w:szCs w:val="22"/>
          </w:rPr>
          <w:fldChar w:fldCharType="end"/>
        </w:r>
      </w:hyperlink>
    </w:p>
    <w:p w:rsidR="00AE7AB2" w:rsidRDefault="00E10BB2">
      <w:pPr>
        <w:pStyle w:val="1"/>
      </w:pPr>
      <w:r>
        <w:fldChar w:fldCharType="end"/>
      </w:r>
      <w:bookmarkStart w:id="0" w:name="_Toc1980676211"/>
      <w:r>
        <w:rPr>
          <w:rFonts w:hAnsi="黑体"/>
        </w:rPr>
        <w:t>1 范围</w:t>
      </w:r>
      <w:bookmarkStart w:id="1" w:name="_GoBack"/>
      <w:bookmarkEnd w:id="0"/>
      <w:bookmarkEnd w:id="1"/>
    </w:p>
    <w:p w:rsidR="00AE7AB2" w:rsidRDefault="00E10BB2">
      <w:pPr>
        <w:pStyle w:val="2"/>
      </w:pPr>
      <w:bookmarkStart w:id="2" w:name="_Toc1081066130"/>
      <w:r>
        <w:rPr>
          <w:rFonts w:hAnsi="黑体"/>
        </w:rPr>
        <w:t>1.1 标识</w:t>
      </w:r>
      <w:bookmarkEnd w:id="2"/>
    </w:p>
    <w:p w:rsidR="00AE7AB2" w:rsidRDefault="00E10BB2">
      <w:pPr>
        <w:spacing w:after="60" w:line="320" w:lineRule="auto"/>
      </w:pPr>
      <w:r>
        <w:t>a</w:t>
      </w:r>
      <w:r>
        <w:t>）标识：</w:t>
      </w:r>
      <w:r>
        <w:t>WXJC-2026062401-STO</w:t>
      </w:r>
      <w:r>
        <w:t>；</w:t>
      </w:r>
    </w:p>
    <w:p w:rsidR="00AE7AB2" w:rsidRDefault="00E10BB2">
      <w:pPr>
        <w:spacing w:after="60" w:line="320" w:lineRule="auto"/>
      </w:pPr>
      <w:r>
        <w:t>b</w:t>
      </w:r>
      <w:r>
        <w:t>）标题：大模型驱动下产业信息智能分析与服务关键技术研究及示范应用测试大纲（中期检查）；</w:t>
      </w:r>
    </w:p>
    <w:p w:rsidR="00AE7AB2" w:rsidRDefault="00E10BB2">
      <w:pPr>
        <w:spacing w:after="60" w:line="320" w:lineRule="auto"/>
      </w:pPr>
      <w:r>
        <w:t>c</w:t>
      </w:r>
      <w:r>
        <w:t>）被测软件名称：大模型驱动下产业信息智能分析与服务关键技术研究及示范应用项目所包含的软件系统；</w:t>
      </w:r>
    </w:p>
    <w:p w:rsidR="00AE7AB2" w:rsidRDefault="00E10BB2">
      <w:pPr>
        <w:spacing w:after="60" w:line="320" w:lineRule="auto"/>
      </w:pPr>
      <w:r>
        <w:t>d</w:t>
      </w:r>
      <w:r>
        <w:t>）被测软件版本：</w:t>
      </w:r>
      <w:r>
        <w:t>V1.0</w:t>
      </w:r>
      <w:r>
        <w:t>；</w:t>
      </w:r>
    </w:p>
    <w:p w:rsidR="00AE7AB2" w:rsidRDefault="00E10BB2">
      <w:pPr>
        <w:spacing w:after="60" w:line="320" w:lineRule="auto"/>
      </w:pPr>
      <w:r>
        <w:t>e</w:t>
      </w:r>
      <w:r>
        <w:t>）本文档采用的术语和缩略语见表</w:t>
      </w:r>
      <w:r>
        <w:t>1-1</w:t>
      </w:r>
      <w:r>
        <w:t>。</w:t>
      </w:r>
    </w:p>
    <w:p w:rsidR="00AE7AB2" w:rsidRDefault="00E10BB2">
      <w:pPr>
        <w:spacing w:before="120" w:after="80" w:line="320" w:lineRule="auto"/>
        <w:jc w:val="center"/>
      </w:pPr>
      <w:r>
        <w:rPr>
          <w:b/>
          <w:bCs/>
          <w:sz w:val="21"/>
          <w:szCs w:val="21"/>
        </w:rPr>
        <w:t>表</w:t>
      </w:r>
      <w:r>
        <w:rPr>
          <w:b/>
          <w:bCs/>
          <w:sz w:val="21"/>
          <w:szCs w:val="21"/>
        </w:rPr>
        <w:t xml:space="preserve">1-1 </w:t>
      </w:r>
      <w:r>
        <w:rPr>
          <w:b/>
          <w:bCs/>
          <w:sz w:val="21"/>
          <w:szCs w:val="21"/>
        </w:rPr>
        <w:t>术语和缩略语</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10"/>
        <w:gridCol w:w="6000"/>
      </w:tblGrid>
      <w:tr w:rsidR="00AE7AB2">
        <w:trPr>
          <w:tblHeader/>
        </w:trPr>
        <w:tc>
          <w:tcPr>
            <w:tcW w:w="8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2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术语</w:t>
            </w:r>
          </w:p>
        </w:tc>
        <w:tc>
          <w:tcPr>
            <w:tcW w:w="60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解释</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产业大模型</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面向产业领域任务训练与对齐的大规模</w:t>
            </w:r>
            <w:proofErr w:type="gramStart"/>
            <w:r>
              <w:rPr>
                <w:sz w:val="21"/>
                <w:szCs w:val="21"/>
              </w:rPr>
              <w:t>预训练</w:t>
            </w:r>
            <w:proofErr w:type="gramEnd"/>
            <w:r>
              <w:rPr>
                <w:sz w:val="21"/>
                <w:szCs w:val="21"/>
              </w:rPr>
              <w:t>语言模型，具备产业领域知识理解、文本对话与内容生成能力</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通专协同</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通用大模型与产业领域专用模型（或专用工具）协同工作的技术体系，兼顾通用能力与产业领域专业性</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产业信息资源池</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汇聚战略政策、科技文献、发明专利、产业报告、人才信息、重点事件、市场分析等多源异构产业数据形成的大规模数据资源库</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非侵入式数据采集</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在不侵入目标系统、不影响其正常运行的前提下，通过</w:t>
            </w:r>
            <w:proofErr w:type="gramStart"/>
            <w:r>
              <w:rPr>
                <w:sz w:val="21"/>
                <w:szCs w:val="21"/>
              </w:rPr>
              <w:t>智能数采技术</w:t>
            </w:r>
            <w:proofErr w:type="gramEnd"/>
            <w:r>
              <w:rPr>
                <w:sz w:val="21"/>
                <w:szCs w:val="21"/>
              </w:rPr>
              <w:t>获取数据的采集方式</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5</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知识抽取</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利用大模型等技术从非结构化、半结构化数据中自动抽取实体、关系、属性等知识要素的过程</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6</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知识图谱</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以图的形式表征知识，节点表示实体、</w:t>
            </w:r>
            <w:proofErr w:type="gramStart"/>
            <w:r>
              <w:rPr>
                <w:sz w:val="21"/>
                <w:szCs w:val="21"/>
              </w:rPr>
              <w:t>边表示</w:t>
            </w:r>
            <w:proofErr w:type="gramEnd"/>
            <w:r>
              <w:rPr>
                <w:sz w:val="21"/>
                <w:szCs w:val="21"/>
              </w:rPr>
              <w:t>关系，实体与关系共同构成知识集合</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7</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检索增强生成（</w:t>
            </w:r>
            <w:r>
              <w:rPr>
                <w:sz w:val="21"/>
                <w:szCs w:val="21"/>
              </w:rPr>
              <w:t>RAG</w:t>
            </w:r>
            <w:r>
              <w:rPr>
                <w:sz w:val="21"/>
                <w:szCs w:val="21"/>
              </w:rPr>
              <w:t>）</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将外部知识库检索结果注入大模型生成过程，以提升生成内容准确性与可信性的技术框架</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8</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智能体（</w:t>
            </w:r>
            <w:r>
              <w:rPr>
                <w:sz w:val="21"/>
                <w:szCs w:val="21"/>
              </w:rPr>
              <w:t>Agent</w:t>
            </w:r>
            <w:r>
              <w:rPr>
                <w:sz w:val="21"/>
                <w:szCs w:val="21"/>
              </w:rPr>
              <w:t>）</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以大模型为核心，具备任务规划、工具调用与自主执行能力的软件实体</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9</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态势感知</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对产业技术发展动态进行持续跟踪、监测与</w:t>
            </w:r>
            <w:proofErr w:type="gramStart"/>
            <w:r>
              <w:rPr>
                <w:sz w:val="21"/>
                <w:szCs w:val="21"/>
              </w:rPr>
              <w:t>研</w:t>
            </w:r>
            <w:proofErr w:type="gramEnd"/>
            <w:r>
              <w:rPr>
                <w:sz w:val="21"/>
                <w:szCs w:val="21"/>
              </w:rPr>
              <w:t>判，形成对产业技术态势的整体认知</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10</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弱信号</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预示产业技术变革趋势的早期、微弱、碎片化信息</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11</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产业分析</w:t>
            </w:r>
            <w:proofErr w:type="gramStart"/>
            <w:r>
              <w:rPr>
                <w:sz w:val="21"/>
                <w:szCs w:val="21"/>
              </w:rPr>
              <w:t>研</w:t>
            </w:r>
            <w:proofErr w:type="gramEnd"/>
            <w:r>
              <w:rPr>
                <w:sz w:val="21"/>
                <w:szCs w:val="21"/>
              </w:rPr>
              <w:t>判</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综合运用数据分析、模型计算与专家经验，对产业前沿技术、卡点、成熟度及应用场景等进行分析与判断的过程</w:t>
            </w:r>
          </w:p>
        </w:tc>
      </w:tr>
      <w:tr w:rsidR="00AE7AB2">
        <w:tc>
          <w:tcPr>
            <w:tcW w:w="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12</w:t>
            </w:r>
          </w:p>
        </w:tc>
        <w:tc>
          <w:tcPr>
            <w:tcW w:w="22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产业链监测</w:t>
            </w:r>
          </w:p>
        </w:tc>
        <w:tc>
          <w:tcPr>
            <w:tcW w:w="6000" w:type="dxa"/>
            <w:tcMar>
              <w:top w:w="60" w:type="dxa"/>
              <w:left w:w="100" w:type="dxa"/>
              <w:bottom w:w="60" w:type="dxa"/>
              <w:right w:w="100" w:type="dxa"/>
            </w:tcMar>
            <w:vAlign w:val="center"/>
          </w:tcPr>
          <w:p w:rsidR="00AE7AB2" w:rsidRDefault="00E10BB2">
            <w:pPr>
              <w:spacing w:after="20" w:line="280" w:lineRule="auto"/>
            </w:pPr>
            <w:r>
              <w:rPr>
                <w:sz w:val="21"/>
                <w:szCs w:val="21"/>
              </w:rPr>
              <w:t>对特定产业链的技术、企业、市场等要素进行持续跟踪分析与监测预警</w:t>
            </w:r>
          </w:p>
        </w:tc>
      </w:tr>
    </w:tbl>
    <w:p w:rsidR="00AE7AB2" w:rsidRDefault="00E10BB2">
      <w:pPr>
        <w:pStyle w:val="2"/>
        <w:rPr>
          <w:rFonts w:asciiTheme="minorEastAsia" w:eastAsiaTheme="minorEastAsia" w:hAnsiTheme="minorEastAsia"/>
        </w:rPr>
      </w:pPr>
      <w:bookmarkStart w:id="3" w:name="_Toc1766793290"/>
      <w:r>
        <w:rPr>
          <w:rFonts w:asciiTheme="minorEastAsia" w:eastAsiaTheme="minorEastAsia" w:hAnsiTheme="minorEastAsia"/>
        </w:rPr>
        <w:t>1.2 文档概述</w:t>
      </w:r>
      <w:bookmarkEnd w:id="3"/>
    </w:p>
    <w:p w:rsidR="00AE7AB2" w:rsidRDefault="00E10BB2">
      <w:pPr>
        <w:spacing w:after="60" w:line="320" w:lineRule="auto"/>
        <w:ind w:firstLine="480"/>
      </w:pPr>
      <w:r>
        <w:t>产业信息分析支撑布局前沿科技、精准制定政策、优化资源配置，是我国科技创新引领高质量发展、获得国际竞争新优势的关键。当前我国产业信息智能分析还存在多源异构数据高效融合和知识表示难度大、跨学科分析全面性和深入性不足、技术预测前瞻性和准确性不强、产业分析可信性和交互性欠佳等问题，亟需研发智能、精准、实时的产业信息分析技术与服务体系，系统增强产业信息智能分析与决策能力。为此，国家重点研发计划</w:t>
      </w:r>
      <w:r>
        <w:rPr>
          <w:rFonts w:hint="eastAsia"/>
        </w:rPr>
        <w:t>“</w:t>
      </w:r>
      <w:r>
        <w:t>工业软件</w:t>
      </w:r>
      <w:r>
        <w:rPr>
          <w:rFonts w:hint="eastAsia"/>
          <w:sz w:val="21"/>
          <w:szCs w:val="21"/>
        </w:rPr>
        <w:t xml:space="preserve"> </w:t>
      </w:r>
      <w:r>
        <w:rPr>
          <w:rFonts w:hint="eastAsia"/>
          <w:sz w:val="21"/>
          <w:szCs w:val="21"/>
        </w:rPr>
        <w:t>”</w:t>
      </w:r>
      <w:r>
        <w:t>专项设立</w:t>
      </w:r>
      <w:r>
        <w:rPr>
          <w:rFonts w:hint="eastAsia"/>
        </w:rPr>
        <w:t>“</w:t>
      </w:r>
      <w:r>
        <w:t>大模型驱动下产业信息智能分析与服务关键技术研究及示范应用</w:t>
      </w:r>
      <w:r>
        <w:rPr>
          <w:rFonts w:hint="eastAsia"/>
          <w:sz w:val="21"/>
          <w:szCs w:val="21"/>
        </w:rPr>
        <w:t xml:space="preserve"> </w:t>
      </w:r>
      <w:r>
        <w:rPr>
          <w:rFonts w:hint="eastAsia"/>
          <w:sz w:val="21"/>
          <w:szCs w:val="21"/>
        </w:rPr>
        <w:t>”</w:t>
      </w:r>
      <w:r>
        <w:t>项目（项目编号：</w:t>
      </w:r>
      <w:r>
        <w:t>2024YFB3312900</w:t>
      </w:r>
      <w:r>
        <w:t>），面向我国产业信息智能分析的迫切需求，重点解决基于大模型的显</w:t>
      </w:r>
      <w:proofErr w:type="gramStart"/>
      <w:r>
        <w:t>隐性产业</w:t>
      </w:r>
      <w:proofErr w:type="gramEnd"/>
      <w:r>
        <w:t>知识表示框架、产业分析可信推理等重大科学问题，突破大规模数据实时采集融通、通专协同的产业领域大模型框架、产业</w:t>
      </w:r>
      <w:r>
        <w:rPr>
          <w:rFonts w:hint="eastAsia"/>
        </w:rPr>
        <w:t>“</w:t>
      </w:r>
      <w:r>
        <w:t>弱信号</w:t>
      </w:r>
      <w:r>
        <w:rPr>
          <w:rFonts w:hint="eastAsia"/>
          <w:sz w:val="21"/>
          <w:szCs w:val="21"/>
        </w:rPr>
        <w:t xml:space="preserve"> </w:t>
      </w:r>
      <w:r>
        <w:rPr>
          <w:rFonts w:hint="eastAsia"/>
          <w:sz w:val="21"/>
          <w:szCs w:val="21"/>
        </w:rPr>
        <w:t>”</w:t>
      </w:r>
      <w:r>
        <w:t>识别等关键技术，研发国产自主的千亿级参数产业领域大模型，集成产业信息智能分析与服务平台并开展综合应用示范。</w:t>
      </w:r>
    </w:p>
    <w:p w:rsidR="00AE7AB2" w:rsidRDefault="00E10BB2">
      <w:pPr>
        <w:spacing w:after="60" w:line="320" w:lineRule="auto"/>
        <w:ind w:firstLine="480"/>
      </w:pPr>
      <w:r>
        <w:t>本项目采取</w:t>
      </w:r>
      <w:r>
        <w:rPr>
          <w:rFonts w:hint="eastAsia"/>
        </w:rPr>
        <w:t>“</w:t>
      </w:r>
      <w:r>
        <w:t>理论研究</w:t>
      </w:r>
      <w:r>
        <w:t>—</w:t>
      </w:r>
      <w:r>
        <w:t>技术突破</w:t>
      </w:r>
      <w:r>
        <w:t>—</w:t>
      </w:r>
      <w:r>
        <w:t>平台开发</w:t>
      </w:r>
      <w:r>
        <w:t>—</w:t>
      </w:r>
      <w:r>
        <w:t>示范应用</w:t>
      </w:r>
      <w:r>
        <w:rPr>
          <w:rFonts w:hint="eastAsia"/>
          <w:sz w:val="21"/>
          <w:szCs w:val="21"/>
        </w:rPr>
        <w:t xml:space="preserve"> </w:t>
      </w:r>
      <w:r>
        <w:rPr>
          <w:rFonts w:hint="eastAsia"/>
          <w:sz w:val="21"/>
          <w:szCs w:val="21"/>
        </w:rPr>
        <w:t>”</w:t>
      </w:r>
      <w:r>
        <w:t>的研究路线，设置五个课题协同攻关：课题</w:t>
      </w:r>
      <w:proofErr w:type="gramStart"/>
      <w:r>
        <w:t>一</w:t>
      </w:r>
      <w:proofErr w:type="gramEnd"/>
      <w:r>
        <w:rPr>
          <w:rFonts w:hint="eastAsia"/>
        </w:rPr>
        <w:t>“</w:t>
      </w:r>
      <w:r>
        <w:t>产业大数据认知决策理论与方法研究</w:t>
      </w:r>
      <w:r>
        <w:rPr>
          <w:rFonts w:hint="eastAsia"/>
          <w:sz w:val="21"/>
          <w:szCs w:val="21"/>
        </w:rPr>
        <w:t xml:space="preserve"> </w:t>
      </w:r>
      <w:r>
        <w:rPr>
          <w:rFonts w:hint="eastAsia"/>
          <w:sz w:val="21"/>
          <w:szCs w:val="21"/>
        </w:rPr>
        <w:t>”</w:t>
      </w:r>
      <w:r>
        <w:t>构建基于大模型的产业分析决策理论模型、知识增强理论和可信推理理论，为项目提供理论基础；课题二</w:t>
      </w:r>
      <w:r>
        <w:rPr>
          <w:rFonts w:hint="eastAsia"/>
        </w:rPr>
        <w:t>“</w:t>
      </w:r>
      <w:r>
        <w:t>产业大数据采集融通与图谱构建</w:t>
      </w:r>
      <w:r>
        <w:rPr>
          <w:rFonts w:hint="eastAsia"/>
          <w:sz w:val="21"/>
          <w:szCs w:val="21"/>
        </w:rPr>
        <w:t xml:space="preserve"> </w:t>
      </w:r>
      <w:r>
        <w:rPr>
          <w:rFonts w:hint="eastAsia"/>
          <w:sz w:val="21"/>
          <w:szCs w:val="21"/>
        </w:rPr>
        <w:t>”</w:t>
      </w:r>
      <w:r>
        <w:t>研究大规模数据稳定采集融合和图谱构建技术，构建产业信息资源池，为大模型训练与产业分析提供高质量数据；课题三</w:t>
      </w:r>
      <w:r>
        <w:rPr>
          <w:rFonts w:hint="eastAsia"/>
        </w:rPr>
        <w:t>“</w:t>
      </w:r>
      <w:r>
        <w:t>通专协同的产业领域大模型框架构建</w:t>
      </w:r>
      <w:r>
        <w:rPr>
          <w:rFonts w:hint="eastAsia"/>
          <w:sz w:val="21"/>
          <w:szCs w:val="21"/>
        </w:rPr>
        <w:t xml:space="preserve"> </w:t>
      </w:r>
      <w:r>
        <w:rPr>
          <w:rFonts w:hint="eastAsia"/>
          <w:sz w:val="21"/>
          <w:szCs w:val="21"/>
        </w:rPr>
        <w:t>”</w:t>
      </w:r>
      <w:r>
        <w:t>研发国产自主产业领域大模型</w:t>
      </w:r>
      <w:r>
        <w:rPr>
          <w:rFonts w:hint="eastAsia"/>
        </w:rPr>
        <w:t>框架</w:t>
      </w:r>
      <w:r>
        <w:t>、信息资源池检索增强系统和通专协同智能体框架，为平台提供大模型底座与智能体框架；课题四</w:t>
      </w:r>
      <w:r>
        <w:rPr>
          <w:rFonts w:hint="eastAsia"/>
        </w:rPr>
        <w:t>“</w:t>
      </w:r>
      <w:r>
        <w:t>产业技术识别模型及工具集研发</w:t>
      </w:r>
      <w:r>
        <w:rPr>
          <w:rFonts w:hint="eastAsia"/>
          <w:sz w:val="21"/>
          <w:szCs w:val="21"/>
        </w:rPr>
        <w:t xml:space="preserve"> </w:t>
      </w:r>
      <w:r>
        <w:rPr>
          <w:rFonts w:hint="eastAsia"/>
          <w:sz w:val="21"/>
          <w:szCs w:val="21"/>
        </w:rPr>
        <w:t>”</w:t>
      </w:r>
      <w:r>
        <w:t>研发产业技术识别、跟踪监测和态势感知等模型工具，为平台提供分析模型与工具构件；课题五</w:t>
      </w:r>
      <w:r>
        <w:rPr>
          <w:rFonts w:hint="eastAsia"/>
        </w:rPr>
        <w:t>“</w:t>
      </w:r>
      <w:r>
        <w:t>产业信息分析与服务平台研制及示范应用</w:t>
      </w:r>
      <w:r>
        <w:rPr>
          <w:rFonts w:hint="eastAsia"/>
          <w:sz w:val="21"/>
          <w:szCs w:val="21"/>
        </w:rPr>
        <w:t xml:space="preserve"> </w:t>
      </w:r>
      <w:r>
        <w:rPr>
          <w:rFonts w:hint="eastAsia"/>
          <w:sz w:val="21"/>
          <w:szCs w:val="21"/>
        </w:rPr>
        <w:t>”</w:t>
      </w:r>
      <w:r>
        <w:t>构建人机协同的产业信息服务模型，集成各课题成果开发产业信息智能分析与服务平台并开展示范应用。五个课题相互衔接、层层递进，形成了从理论方法、数据资源、大模型框架、模型工具到集成平台与示范应用的</w:t>
      </w:r>
      <w:proofErr w:type="gramStart"/>
      <w:r>
        <w:t>完整技术</w:t>
      </w:r>
      <w:proofErr w:type="gramEnd"/>
      <w:r>
        <w:t>体系。</w:t>
      </w:r>
    </w:p>
    <w:p w:rsidR="00AE7AB2" w:rsidRDefault="00E10BB2">
      <w:pPr>
        <w:spacing w:after="60" w:line="320" w:lineRule="auto"/>
        <w:ind w:firstLine="480"/>
      </w:pPr>
      <w:r>
        <w:t>本测试大纲旨在明确项目中期检查第三方测试的总体目标、范围与方法，为后续测试活动提供统一的技术依据和实施指南。测试工作将依据项目任务书约定的中期考核指标，围绕产业大数据采集融通与图谱构建系统、通专协同的产业领域大模型框架、产业技术识别模型及工具集、产业信息智能分析与服务平台等核心成果展开，重点验证产业领域大模型</w:t>
      </w:r>
      <w:r>
        <w:rPr>
          <w:rFonts w:hint="eastAsia"/>
        </w:rPr>
        <w:t>框架</w:t>
      </w:r>
      <w:r>
        <w:t>参数规模（</w:t>
      </w:r>
      <w:r>
        <w:t>700</w:t>
      </w:r>
      <w:r>
        <w:t>亿）、产业信息资源池规模（</w:t>
      </w:r>
      <w:r>
        <w:t>5</w:t>
      </w:r>
      <w:r>
        <w:t>亿级）、数据源数量（</w:t>
      </w:r>
      <w:r>
        <w:t>1000</w:t>
      </w:r>
      <w:r>
        <w:t>个）、数据类型覆盖（</w:t>
      </w:r>
      <w:r>
        <w:t>7</w:t>
      </w:r>
      <w:r>
        <w:t>种）、产业知识抽取准确率（</w:t>
      </w:r>
      <w:r>
        <w:t>85%</w:t>
      </w:r>
      <w:r>
        <w:t>）、信息特征知识关系分析功能（</w:t>
      </w:r>
      <w:r>
        <w:t>15</w:t>
      </w:r>
      <w:r>
        <w:t>项）、产业知识库检索增强框架（</w:t>
      </w:r>
      <w:r>
        <w:t>5</w:t>
      </w:r>
      <w:r>
        <w:t>种产业领域知识库）、产业识别专用模型（</w:t>
      </w:r>
      <w:r>
        <w:t>4</w:t>
      </w:r>
      <w:r>
        <w:t>个）、产业技术跟踪监测和态势感知工具（</w:t>
      </w:r>
      <w:r>
        <w:t>8</w:t>
      </w:r>
      <w:r>
        <w:t>个）、产业技术分析决策工具（</w:t>
      </w:r>
      <w:r>
        <w:t>3</w:t>
      </w:r>
      <w:r>
        <w:t>个）、平台产业分析</w:t>
      </w:r>
      <w:proofErr w:type="gramStart"/>
      <w:r>
        <w:t>研</w:t>
      </w:r>
      <w:proofErr w:type="gramEnd"/>
      <w:r>
        <w:t>判能力（</w:t>
      </w:r>
      <w:r>
        <w:t>4</w:t>
      </w:r>
      <w:r>
        <w:t>项）以及先进制造领域产业链监测能力（</w:t>
      </w:r>
      <w:r>
        <w:t>5</w:t>
      </w:r>
      <w:r>
        <w:t>个领域</w:t>
      </w:r>
      <w:r>
        <w:t>16</w:t>
      </w:r>
      <w:r>
        <w:t>条产业链）等中期指标是否满足任务书要求。通过系统化的测试与验证，测试结论将作为项目任务</w:t>
      </w:r>
      <w:proofErr w:type="gramStart"/>
      <w:r>
        <w:t>书中期</w:t>
      </w:r>
      <w:proofErr w:type="gramEnd"/>
      <w:r>
        <w:t>考核指标达成情况的重要验证依据，并为项目中期检查、后续研发优化及最终验收提供科学支撑。</w:t>
      </w:r>
    </w:p>
    <w:p w:rsidR="00AE7AB2" w:rsidRDefault="00E10BB2">
      <w:pPr>
        <w:pStyle w:val="2"/>
        <w:rPr>
          <w:rFonts w:asciiTheme="minorEastAsia" w:eastAsiaTheme="minorEastAsia" w:hAnsiTheme="minorEastAsia"/>
        </w:rPr>
      </w:pPr>
      <w:bookmarkStart w:id="4" w:name="_Toc1238437961"/>
      <w:r>
        <w:rPr>
          <w:rFonts w:asciiTheme="minorEastAsia" w:eastAsiaTheme="minorEastAsia" w:hAnsiTheme="minorEastAsia"/>
        </w:rPr>
        <w:t>1.3 软件概述</w:t>
      </w:r>
      <w:bookmarkEnd w:id="4"/>
    </w:p>
    <w:p w:rsidR="00AE7AB2" w:rsidRDefault="00E10BB2">
      <w:pPr>
        <w:spacing w:after="60" w:line="320" w:lineRule="auto"/>
        <w:ind w:firstLine="480"/>
      </w:pPr>
      <w:r>
        <w:t>本次测试的被测软件为</w:t>
      </w:r>
      <w:r>
        <w:rPr>
          <w:rFonts w:hint="eastAsia"/>
        </w:rPr>
        <w:t>“</w:t>
      </w:r>
      <w:r>
        <w:t>大模型驱动下产业信息智能分析与服务关键技术研究及示范应用</w:t>
      </w:r>
      <w:r>
        <w:rPr>
          <w:rFonts w:hint="eastAsia"/>
          <w:sz w:val="21"/>
          <w:szCs w:val="21"/>
        </w:rPr>
        <w:t xml:space="preserve"> </w:t>
      </w:r>
      <w:r>
        <w:rPr>
          <w:rFonts w:hint="eastAsia"/>
          <w:sz w:val="21"/>
          <w:szCs w:val="21"/>
        </w:rPr>
        <w:t>”</w:t>
      </w:r>
      <w:r>
        <w:t>项目所包含的软件系统，由课题二、课题三、课题四、课题五的中期成果构成，软件构成及功能说明如表</w:t>
      </w:r>
      <w:r>
        <w:t>1-2</w:t>
      </w:r>
      <w:r>
        <w:t>所示。</w:t>
      </w:r>
    </w:p>
    <w:p w:rsidR="00AE7AB2" w:rsidRDefault="00E10BB2">
      <w:pPr>
        <w:spacing w:before="120" w:after="80" w:line="320" w:lineRule="auto"/>
        <w:jc w:val="center"/>
      </w:pPr>
      <w:r>
        <w:rPr>
          <w:b/>
          <w:bCs/>
          <w:sz w:val="21"/>
          <w:szCs w:val="21"/>
        </w:rPr>
        <w:t>表</w:t>
      </w:r>
      <w:r>
        <w:rPr>
          <w:b/>
          <w:bCs/>
          <w:sz w:val="21"/>
          <w:szCs w:val="21"/>
        </w:rPr>
        <w:t xml:space="preserve">1-2 </w:t>
      </w:r>
      <w:r>
        <w:rPr>
          <w:b/>
          <w:bCs/>
          <w:sz w:val="21"/>
          <w:szCs w:val="21"/>
        </w:rPr>
        <w:t>软件构成及功能说明</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446"/>
        <w:gridCol w:w="806"/>
        <w:gridCol w:w="3254"/>
        <w:gridCol w:w="3254"/>
      </w:tblGrid>
      <w:tr w:rsidR="00AE7AB2">
        <w:trPr>
          <w:tblHeader/>
        </w:trPr>
        <w:tc>
          <w:tcPr>
            <w:tcW w:w="46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44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系统</w:t>
            </w:r>
            <w:r>
              <w:rPr>
                <w:b/>
                <w:bCs/>
                <w:sz w:val="21"/>
                <w:szCs w:val="21"/>
              </w:rPr>
              <w:t>/</w:t>
            </w:r>
            <w:r>
              <w:rPr>
                <w:b/>
                <w:bCs/>
                <w:sz w:val="21"/>
                <w:szCs w:val="21"/>
              </w:rPr>
              <w:t>软件名称</w:t>
            </w:r>
          </w:p>
        </w:tc>
        <w:tc>
          <w:tcPr>
            <w:tcW w:w="80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所属课题</w:t>
            </w:r>
          </w:p>
        </w:tc>
        <w:tc>
          <w:tcPr>
            <w:tcW w:w="325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主要功能说明</w:t>
            </w:r>
          </w:p>
        </w:tc>
        <w:tc>
          <w:tcPr>
            <w:tcW w:w="3254" w:type="dxa"/>
            <w:shd w:val="clear" w:color="auto" w:fill="D9D9D9"/>
            <w:tcMar>
              <w:top w:w="60" w:type="dxa"/>
              <w:left w:w="100" w:type="dxa"/>
              <w:bottom w:w="60" w:type="dxa"/>
              <w:right w:w="100" w:type="dxa"/>
            </w:tcMar>
            <w:vAlign w:val="center"/>
          </w:tcPr>
          <w:p w:rsidR="00AE7AB2" w:rsidRDefault="00E10BB2">
            <w:pPr>
              <w:spacing w:after="20" w:line="280" w:lineRule="auto"/>
              <w:jc w:val="center"/>
              <w:rPr>
                <w:b/>
                <w:bCs/>
                <w:sz w:val="21"/>
                <w:szCs w:val="21"/>
              </w:rPr>
            </w:pPr>
            <w:ins w:id="5" w:author="沈永亮" w:date="2026-07-12T22:08:00Z">
              <w:r>
                <w:rPr>
                  <w:rFonts w:hint="eastAsia"/>
                  <w:b/>
                  <w:bCs/>
                  <w:sz w:val="21"/>
                  <w:szCs w:val="21"/>
                </w:rPr>
                <w:t>项目中定位</w:t>
              </w:r>
            </w:ins>
          </w:p>
        </w:tc>
      </w:tr>
      <w:tr w:rsidR="00AE7AB2">
        <w:tc>
          <w:tcPr>
            <w:tcW w:w="463"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44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806"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课题二</w:t>
            </w:r>
          </w:p>
        </w:tc>
        <w:tc>
          <w:tcPr>
            <w:tcW w:w="3254" w:type="dxa"/>
            <w:tcMar>
              <w:top w:w="60" w:type="dxa"/>
              <w:left w:w="100" w:type="dxa"/>
              <w:bottom w:w="60" w:type="dxa"/>
              <w:right w:w="100" w:type="dxa"/>
            </w:tcMar>
            <w:vAlign w:val="center"/>
          </w:tcPr>
          <w:p w:rsidR="00AE7AB2" w:rsidRDefault="00E10BB2">
            <w:pPr>
              <w:spacing w:after="20" w:line="280" w:lineRule="auto"/>
              <w:jc w:val="left"/>
            </w:pPr>
            <w:r>
              <w:rPr>
                <w:sz w:val="21"/>
                <w:szCs w:val="21"/>
              </w:rPr>
              <w:t>包含产业数据采集系统、可视化数据采集资产大屏系统、专利分析系统、论文分析系统及知识抽取过程系统，提供采集流程可视化配置、验证码自动识别、网页识别算法配置、多类型数据源接入与管理、产业信息资源池构建，以及基于大模型的产业知识抽取和信息特征知识关系分析等功能。</w:t>
            </w:r>
          </w:p>
        </w:tc>
        <w:tc>
          <w:tcPr>
            <w:tcW w:w="3254" w:type="dxa"/>
            <w:tcMar>
              <w:top w:w="60" w:type="dxa"/>
              <w:left w:w="100" w:type="dxa"/>
              <w:bottom w:w="60" w:type="dxa"/>
              <w:right w:w="100" w:type="dxa"/>
            </w:tcMar>
            <w:vAlign w:val="center"/>
          </w:tcPr>
          <w:p w:rsidR="00AE7AB2" w:rsidRDefault="00E10BB2">
            <w:pPr>
              <w:spacing w:after="20" w:line="280" w:lineRule="auto"/>
              <w:jc w:val="left"/>
              <w:rPr>
                <w:sz w:val="21"/>
                <w:szCs w:val="21"/>
              </w:rPr>
            </w:pPr>
            <w:ins w:id="6" w:author="沈永亮" w:date="2026-07-12T22:08:00Z">
              <w:r>
                <w:rPr>
                  <w:sz w:val="21"/>
                  <w:szCs w:val="21"/>
                </w:rPr>
                <w:t>该系统在</w:t>
              </w:r>
              <w:r>
                <w:rPr>
                  <w:rFonts w:hint="eastAsia"/>
                  <w:sz w:val="21"/>
                  <w:szCs w:val="21"/>
                </w:rPr>
                <w:t>“</w:t>
              </w:r>
              <w:r>
                <w:rPr>
                  <w:sz w:val="21"/>
                  <w:szCs w:val="21"/>
                </w:rPr>
                <w:t>理论</w:t>
              </w:r>
              <w:r>
                <w:rPr>
                  <w:sz w:val="21"/>
                  <w:szCs w:val="21"/>
                </w:rPr>
                <w:t>—</w:t>
              </w:r>
              <w:r>
                <w:rPr>
                  <w:sz w:val="21"/>
                  <w:szCs w:val="21"/>
                </w:rPr>
                <w:t>数据</w:t>
              </w:r>
              <w:r>
                <w:rPr>
                  <w:sz w:val="21"/>
                  <w:szCs w:val="21"/>
                </w:rPr>
                <w:t>—</w:t>
              </w:r>
              <w:r>
                <w:rPr>
                  <w:sz w:val="21"/>
                  <w:szCs w:val="21"/>
                </w:rPr>
                <w:t>模型</w:t>
              </w:r>
              <w:r>
                <w:rPr>
                  <w:sz w:val="21"/>
                  <w:szCs w:val="21"/>
                </w:rPr>
                <w:t>—</w:t>
              </w:r>
              <w:r>
                <w:rPr>
                  <w:sz w:val="21"/>
                  <w:szCs w:val="21"/>
                </w:rPr>
                <w:t>工具</w:t>
              </w:r>
              <w:r>
                <w:rPr>
                  <w:sz w:val="21"/>
                  <w:szCs w:val="21"/>
                </w:rPr>
                <w:t>—</w:t>
              </w:r>
              <w:r>
                <w:rPr>
                  <w:sz w:val="21"/>
                  <w:szCs w:val="21"/>
                </w:rPr>
                <w:t>平台</w:t>
              </w:r>
              <w:r>
                <w:rPr>
                  <w:rFonts w:hint="eastAsia"/>
                  <w:sz w:val="21"/>
                  <w:szCs w:val="21"/>
                </w:rPr>
                <w:t>”</w:t>
              </w:r>
              <w:r>
                <w:rPr>
                  <w:sz w:val="21"/>
                  <w:szCs w:val="21"/>
                </w:rPr>
                <w:t>技术链条中的位置、上下游关系、对总体目标的支撑作用。</w:t>
              </w:r>
              <w:r>
                <w:rPr>
                  <w:sz w:val="21"/>
                  <w:szCs w:val="21"/>
                </w:rPr>
                <w:t xml:space="preserve"> </w:t>
              </w:r>
            </w:ins>
          </w:p>
        </w:tc>
      </w:tr>
      <w:tr w:rsidR="00AE7AB2">
        <w:tc>
          <w:tcPr>
            <w:tcW w:w="463"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446"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806"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课题三</w:t>
            </w:r>
          </w:p>
        </w:tc>
        <w:tc>
          <w:tcPr>
            <w:tcW w:w="3254" w:type="dxa"/>
            <w:tcMar>
              <w:top w:w="60" w:type="dxa"/>
              <w:left w:w="100" w:type="dxa"/>
              <w:bottom w:w="60" w:type="dxa"/>
              <w:right w:w="100" w:type="dxa"/>
            </w:tcMar>
            <w:vAlign w:val="center"/>
          </w:tcPr>
          <w:p w:rsidR="00AE7AB2" w:rsidRDefault="00E10BB2">
            <w:pPr>
              <w:spacing w:after="20" w:line="280" w:lineRule="auto"/>
              <w:jc w:val="left"/>
            </w:pPr>
            <w:r>
              <w:rPr>
                <w:sz w:val="21"/>
                <w:szCs w:val="21"/>
              </w:rPr>
              <w:t>包含产业领域大模型</w:t>
            </w:r>
            <w:r>
              <w:rPr>
                <w:sz w:val="21"/>
                <w:szCs w:val="21"/>
              </w:rPr>
              <w:t>-V1</w:t>
            </w:r>
            <w:r>
              <w:rPr>
                <w:sz w:val="21"/>
                <w:szCs w:val="21"/>
              </w:rPr>
              <w:t>、产业知识库检索增强框架</w:t>
            </w:r>
            <w:r>
              <w:rPr>
                <w:sz w:val="21"/>
                <w:szCs w:val="21"/>
              </w:rPr>
              <w:t>V1.0</w:t>
            </w:r>
            <w:r>
              <w:rPr>
                <w:sz w:val="21"/>
                <w:szCs w:val="21"/>
              </w:rPr>
              <w:t>与产业领域智能体框架</w:t>
            </w:r>
            <w:r>
              <w:rPr>
                <w:sz w:val="21"/>
                <w:szCs w:val="21"/>
              </w:rPr>
              <w:t>iChainAgent-V1</w:t>
            </w:r>
            <w:r>
              <w:rPr>
                <w:sz w:val="21"/>
                <w:szCs w:val="21"/>
              </w:rPr>
              <w:t>，支持产业领域文本对话、文本与表格数据理解，支持新材料、新能源、电子信息等多种产业领域知识库的检索增强，具备产业要素抽取、文档解读、数据分析、报告生成等能力。</w:t>
            </w:r>
          </w:p>
        </w:tc>
        <w:tc>
          <w:tcPr>
            <w:tcW w:w="3254"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r>
      <w:tr w:rsidR="00AE7AB2">
        <w:tc>
          <w:tcPr>
            <w:tcW w:w="463"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446"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7" w:author="伟 李" w:date="2026-07-13T14:17:00Z">
                  <w:rPr/>
                </w:rPrChange>
              </w:rPr>
            </w:pPr>
            <w:r>
              <w:rPr>
                <w:rFonts w:hint="eastAsia"/>
                <w:sz w:val="21"/>
                <w:szCs w:val="21"/>
                <w:highlight w:val="yellow"/>
                <w:rPrChange w:id="8" w:author="伟 李" w:date="2026-07-13T14:17:00Z">
                  <w:rPr>
                    <w:rFonts w:hint="eastAsia"/>
                    <w:sz w:val="21"/>
                    <w:szCs w:val="21"/>
                  </w:rPr>
                </w:rPrChange>
              </w:rPr>
              <w:t>产业技术识别模型及工具集</w:t>
            </w:r>
          </w:p>
        </w:tc>
        <w:tc>
          <w:tcPr>
            <w:tcW w:w="806" w:type="dxa"/>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9" w:author="伟 李" w:date="2026-07-13T14:17:00Z">
                  <w:rPr/>
                </w:rPrChange>
              </w:rPr>
            </w:pPr>
            <w:r>
              <w:rPr>
                <w:rFonts w:hint="eastAsia"/>
                <w:sz w:val="21"/>
                <w:szCs w:val="21"/>
                <w:highlight w:val="yellow"/>
                <w:rPrChange w:id="10" w:author="伟 李" w:date="2026-07-13T14:17:00Z">
                  <w:rPr>
                    <w:rFonts w:hint="eastAsia"/>
                    <w:sz w:val="21"/>
                    <w:szCs w:val="21"/>
                  </w:rPr>
                </w:rPrChange>
              </w:rPr>
              <w:t>课题四</w:t>
            </w:r>
          </w:p>
        </w:tc>
        <w:tc>
          <w:tcPr>
            <w:tcW w:w="3254"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11" w:author="伟 李" w:date="2026-07-13T14:17:00Z">
                  <w:rPr/>
                </w:rPrChange>
              </w:rPr>
            </w:pPr>
            <w:r>
              <w:rPr>
                <w:rFonts w:hint="eastAsia"/>
                <w:sz w:val="21"/>
                <w:szCs w:val="21"/>
                <w:highlight w:val="yellow"/>
                <w:rPrChange w:id="12" w:author="伟 李" w:date="2026-07-13T14:17:00Z">
                  <w:rPr>
                    <w:rFonts w:hint="eastAsia"/>
                    <w:sz w:val="21"/>
                    <w:szCs w:val="21"/>
                  </w:rPr>
                </w:rPrChange>
              </w:rPr>
              <w:t>集成关键技术挖掘、演进路径分析、重点目标画像、碎片化信息聚合等</w:t>
            </w:r>
            <w:r>
              <w:rPr>
                <w:sz w:val="21"/>
                <w:szCs w:val="21"/>
                <w:highlight w:val="yellow"/>
                <w:rPrChange w:id="13" w:author="伟 李" w:date="2026-07-13T14:17:00Z">
                  <w:rPr>
                    <w:sz w:val="21"/>
                    <w:szCs w:val="21"/>
                  </w:rPr>
                </w:rPrChange>
              </w:rPr>
              <w:t>4</w:t>
            </w:r>
            <w:r>
              <w:rPr>
                <w:rFonts w:hint="eastAsia"/>
                <w:sz w:val="21"/>
                <w:szCs w:val="21"/>
                <w:highlight w:val="yellow"/>
                <w:rPrChange w:id="14" w:author="伟 李" w:date="2026-07-13T14:17:00Z">
                  <w:rPr>
                    <w:rFonts w:hint="eastAsia"/>
                    <w:sz w:val="21"/>
                    <w:szCs w:val="21"/>
                  </w:rPr>
                </w:rPrChange>
              </w:rPr>
              <w:t>个产业识别专用模型；产业链识别感知、产业人才识别发现、产业前沿关键技术转化态势感知、重点技术演进路径态势感知、产业规划布局态势感知、产业前沿技术扫描监测、产业科技动态选题、市场风险识别管理等</w:t>
            </w:r>
            <w:r>
              <w:rPr>
                <w:sz w:val="21"/>
                <w:szCs w:val="21"/>
                <w:highlight w:val="yellow"/>
                <w:rPrChange w:id="15" w:author="伟 李" w:date="2026-07-13T14:17:00Z">
                  <w:rPr>
                    <w:sz w:val="21"/>
                    <w:szCs w:val="21"/>
                  </w:rPr>
                </w:rPrChange>
              </w:rPr>
              <w:t>8</w:t>
            </w:r>
            <w:r>
              <w:rPr>
                <w:rFonts w:hint="eastAsia"/>
                <w:sz w:val="21"/>
                <w:szCs w:val="21"/>
                <w:highlight w:val="yellow"/>
                <w:rPrChange w:id="16" w:author="伟 李" w:date="2026-07-13T14:17:00Z">
                  <w:rPr>
                    <w:rFonts w:hint="eastAsia"/>
                    <w:sz w:val="21"/>
                    <w:szCs w:val="21"/>
                  </w:rPr>
                </w:rPrChange>
              </w:rPr>
              <w:t>个产业技术跟踪、监测和态势感知工具；产业竞争力评价、企业创新力评价、产业招商推荐等</w:t>
            </w:r>
            <w:r>
              <w:rPr>
                <w:sz w:val="21"/>
                <w:szCs w:val="21"/>
                <w:highlight w:val="yellow"/>
                <w:rPrChange w:id="17" w:author="伟 李" w:date="2026-07-13T14:17:00Z">
                  <w:rPr>
                    <w:sz w:val="21"/>
                    <w:szCs w:val="21"/>
                  </w:rPr>
                </w:rPrChange>
              </w:rPr>
              <w:t>3</w:t>
            </w:r>
            <w:r>
              <w:rPr>
                <w:rFonts w:hint="eastAsia"/>
                <w:sz w:val="21"/>
                <w:szCs w:val="21"/>
                <w:highlight w:val="yellow"/>
                <w:rPrChange w:id="18" w:author="伟 李" w:date="2026-07-13T14:17:00Z">
                  <w:rPr>
                    <w:rFonts w:hint="eastAsia"/>
                    <w:sz w:val="21"/>
                    <w:szCs w:val="21"/>
                  </w:rPr>
                </w:rPrChange>
              </w:rPr>
              <w:t>个产业技术分析决策工具。</w:t>
            </w:r>
          </w:p>
        </w:tc>
        <w:tc>
          <w:tcPr>
            <w:tcW w:w="3254" w:type="dxa"/>
            <w:tcMar>
              <w:top w:w="60" w:type="dxa"/>
              <w:left w:w="100" w:type="dxa"/>
              <w:bottom w:w="60" w:type="dxa"/>
              <w:right w:w="100" w:type="dxa"/>
            </w:tcMar>
            <w:vAlign w:val="center"/>
          </w:tcPr>
          <w:p w:rsidR="00AE7AB2" w:rsidRDefault="00E10BB2">
            <w:pPr>
              <w:spacing w:after="20" w:line="280" w:lineRule="auto"/>
              <w:jc w:val="left"/>
              <w:rPr>
                <w:sz w:val="21"/>
                <w:szCs w:val="21"/>
              </w:rPr>
            </w:pPr>
            <w:ins w:id="19" w:author="梦" w:date="2026-07-13T16:24:00Z">
              <w:r>
                <w:rPr>
                  <w:rFonts w:ascii="宋体" w:hAnsi="宋体" w:cs="宋体" w:hint="eastAsia"/>
                </w:rPr>
                <w:t>该系统在“理论—数据—模型—工具—平台”技术链条中的工具位置，上游为课题二的图谱构建和课题三的智能体框架提供专业工具支持，下游为课题五的产业信息分析与服务平台提供辅助决策能力支撑，对总体目标构建产业信息分析与服务平台起到支撑作用。</w:t>
              </w:r>
            </w:ins>
            <w:del w:id="20" w:author="梦" w:date="2026-07-13T16:07:00Z">
              <w:r>
                <w:rPr>
                  <w:rFonts w:ascii="宋体" w:hAnsi="宋体" w:cs="宋体"/>
                </w:rPr>
                <w:delText>本成果定位于项目配套支撑模块，面向项目整体研发体系，一方面</w:delText>
              </w:r>
              <w:r>
                <w:rPr>
                  <w:rFonts w:ascii="宋体" w:hAnsi="宋体" w:cs="宋体" w:hint="eastAsia"/>
                </w:rPr>
                <w:delText>为课题五的产业信息分析与服务平台提供辅助决策能力支撑，同时为课题二的图谱构建和课题三的智能体框架提供专业工具支持。</w:delText>
              </w:r>
            </w:del>
          </w:p>
        </w:tc>
      </w:tr>
      <w:tr w:rsidR="00AE7AB2">
        <w:tc>
          <w:tcPr>
            <w:tcW w:w="463"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144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806"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课题五</w:t>
            </w:r>
          </w:p>
        </w:tc>
        <w:tc>
          <w:tcPr>
            <w:tcW w:w="3254" w:type="dxa"/>
            <w:tcMar>
              <w:top w:w="60" w:type="dxa"/>
              <w:left w:w="100" w:type="dxa"/>
              <w:bottom w:w="60" w:type="dxa"/>
              <w:right w:w="100" w:type="dxa"/>
            </w:tcMar>
            <w:vAlign w:val="center"/>
          </w:tcPr>
          <w:p w:rsidR="00AE7AB2" w:rsidRDefault="00E10BB2">
            <w:pPr>
              <w:spacing w:after="20" w:line="280" w:lineRule="auto"/>
              <w:jc w:val="left"/>
            </w:pPr>
            <w:r>
              <w:rPr>
                <w:sz w:val="21"/>
                <w:szCs w:val="21"/>
              </w:rPr>
              <w:t>具备前沿技术遴选评估、产业技术卡点识别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研判等</w:t>
            </w:r>
            <w:proofErr w:type="gramEnd"/>
            <w:r>
              <w:rPr>
                <w:sz w:val="21"/>
                <w:szCs w:val="21"/>
              </w:rPr>
              <w:t>4</w:t>
            </w:r>
            <w:r>
              <w:rPr>
                <w:sz w:val="21"/>
                <w:szCs w:val="21"/>
              </w:rPr>
              <w:t>项产业分析</w:t>
            </w:r>
            <w:proofErr w:type="gramStart"/>
            <w:r>
              <w:rPr>
                <w:sz w:val="21"/>
                <w:szCs w:val="21"/>
              </w:rPr>
              <w:t>研</w:t>
            </w:r>
            <w:proofErr w:type="gramEnd"/>
            <w:r>
              <w:rPr>
                <w:sz w:val="21"/>
                <w:szCs w:val="21"/>
              </w:rPr>
              <w:t>判能力，支持根据专家在线反馈自动评估产业报告质量，形成覆盖高端装备、航空航天等</w:t>
            </w:r>
            <w:r>
              <w:rPr>
                <w:sz w:val="21"/>
                <w:szCs w:val="21"/>
              </w:rPr>
              <w:t>5</w:t>
            </w:r>
            <w:r>
              <w:rPr>
                <w:sz w:val="21"/>
                <w:szCs w:val="21"/>
              </w:rPr>
              <w:t>个先进制造领域共</w:t>
            </w:r>
            <w:r>
              <w:rPr>
                <w:sz w:val="21"/>
                <w:szCs w:val="21"/>
              </w:rPr>
              <w:t>16</w:t>
            </w:r>
            <w:r>
              <w:rPr>
                <w:sz w:val="21"/>
                <w:szCs w:val="21"/>
              </w:rPr>
              <w:t>条产业链的技术跟踪分析监测能力，支撑产业</w:t>
            </w:r>
            <w:proofErr w:type="gramStart"/>
            <w:r>
              <w:rPr>
                <w:sz w:val="21"/>
                <w:szCs w:val="21"/>
              </w:rPr>
              <w:t>链运行</w:t>
            </w:r>
            <w:proofErr w:type="gramEnd"/>
            <w:r>
              <w:rPr>
                <w:sz w:val="21"/>
                <w:szCs w:val="21"/>
              </w:rPr>
              <w:t>监测、产业科技动态简报生成、产业科技分析报告生成等示范应用。</w:t>
            </w:r>
          </w:p>
        </w:tc>
        <w:tc>
          <w:tcPr>
            <w:tcW w:w="3254"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r>
    </w:tbl>
    <w:p w:rsidR="00AE7AB2" w:rsidRDefault="00E10BB2">
      <w:pPr>
        <w:spacing w:after="60" w:line="320" w:lineRule="auto"/>
        <w:ind w:firstLine="480"/>
      </w:pPr>
      <w:r>
        <w:t>其中，产业信息智能分析与服务平台在中期阶段提供的平台功能清单如表</w:t>
      </w:r>
      <w:r>
        <w:t>1-3</w:t>
      </w:r>
      <w:r>
        <w:t>所示。</w:t>
      </w:r>
    </w:p>
    <w:p w:rsidR="00AE7AB2" w:rsidRDefault="00E10BB2">
      <w:pPr>
        <w:spacing w:before="120" w:after="80" w:line="320" w:lineRule="auto"/>
        <w:jc w:val="center"/>
      </w:pPr>
      <w:r>
        <w:rPr>
          <w:b/>
          <w:bCs/>
          <w:sz w:val="21"/>
          <w:szCs w:val="21"/>
        </w:rPr>
        <w:t>表</w:t>
      </w:r>
      <w:r>
        <w:rPr>
          <w:b/>
          <w:bCs/>
          <w:sz w:val="21"/>
          <w:szCs w:val="21"/>
        </w:rPr>
        <w:t xml:space="preserve">1-3 </w:t>
      </w:r>
      <w:r>
        <w:rPr>
          <w:b/>
          <w:bCs/>
          <w:sz w:val="21"/>
          <w:szCs w:val="21"/>
        </w:rPr>
        <w:t>产业信息智能分析与服务平台功能清单（中期）</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450"/>
        <w:gridCol w:w="1250"/>
        <w:gridCol w:w="1720"/>
        <w:gridCol w:w="3970"/>
      </w:tblGrid>
      <w:tr w:rsidR="00AE7AB2">
        <w:trPr>
          <w:tblHeader/>
        </w:trPr>
        <w:tc>
          <w:tcPr>
            <w:tcW w:w="62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4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模块名称</w:t>
            </w:r>
          </w:p>
        </w:tc>
        <w:tc>
          <w:tcPr>
            <w:tcW w:w="12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一级功能</w:t>
            </w:r>
          </w:p>
        </w:tc>
        <w:tc>
          <w:tcPr>
            <w:tcW w:w="172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二级功能</w:t>
            </w:r>
          </w:p>
        </w:tc>
        <w:tc>
          <w:tcPr>
            <w:tcW w:w="397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功能要求</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前沿技术遴选评估</w:t>
            </w: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关键技术布局</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关键技术词</w:t>
            </w:r>
            <w:proofErr w:type="gramStart"/>
            <w:r>
              <w:rPr>
                <w:rFonts w:ascii="宋体" w:hAnsi="宋体" w:cs="宋体" w:hint="eastAsia"/>
                <w:sz w:val="21"/>
                <w:szCs w:val="21"/>
                <w:lang w:bidi="ar"/>
              </w:rPr>
              <w:t>云展示</w:t>
            </w:r>
            <w:proofErr w:type="gramEnd"/>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系统以词</w:t>
            </w:r>
            <w:proofErr w:type="gramStart"/>
            <w:r>
              <w:rPr>
                <w:rFonts w:ascii="宋体" w:hAnsi="宋体" w:cs="宋体" w:hint="eastAsia"/>
                <w:sz w:val="21"/>
                <w:szCs w:val="21"/>
                <w:lang w:bidi="ar"/>
              </w:rPr>
              <w:t>云方式</w:t>
            </w:r>
            <w:proofErr w:type="gramEnd"/>
            <w:r>
              <w:rPr>
                <w:rFonts w:ascii="宋体" w:hAnsi="宋体" w:cs="宋体" w:hint="eastAsia"/>
                <w:sz w:val="21"/>
                <w:szCs w:val="21"/>
                <w:lang w:bidi="ar"/>
              </w:rPr>
              <w:t>展示所选产业链的关键技术方向，词语大小和位置反映技术关注度或布局强度。</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2</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关键技术布局</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重点技术识别</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用户可通过关键技术词云识别产业中的重点技术、共性技术和高频技术主题，为前沿技术遴选评估提供候选方向。</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3</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关键技术布局</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图表查看</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系统应支持关键技术布局图表的页面查看，并与同一技术态势区的发明授权趋势、技术生命周期等图表共同支撑技术判断。</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4</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成熟度分析</w:t>
            </w: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技术生命周期</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生命周期图展示</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系统以专利申请数量、专利申请人数量等指标绘制技术生命周期图。</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5</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技术生命周期</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年度节点展示</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系统应在生命周期图中展示不同年份的数据节点，帮助用户观察技术从早期、成长到成熟阶段的变化。</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bookmarkStart w:id="21" w:name="_Toc1015303803"/>
            <w:r>
              <w:rPr>
                <w:rFonts w:ascii="宋体" w:hAnsi="宋体" w:cs="宋体" w:hint="eastAsia"/>
                <w:sz w:val="21"/>
                <w:szCs w:val="21"/>
                <w:lang w:bidi="ar"/>
              </w:rPr>
              <w:t>6</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技术生命周期</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成熟度判断支撑</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用户可结合生命周期曲线位置、年度变化和专利活跃度，对所选产业技术成熟度进行分析判断。</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7</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产业化应用场景</w:t>
            </w:r>
            <w:proofErr w:type="gramStart"/>
            <w:r>
              <w:rPr>
                <w:rFonts w:ascii="宋体" w:hAnsi="宋体" w:cs="宋体" w:hint="eastAsia"/>
                <w:sz w:val="21"/>
                <w:szCs w:val="21"/>
                <w:lang w:bidi="ar"/>
              </w:rPr>
              <w:t>研</w:t>
            </w:r>
            <w:proofErr w:type="gramEnd"/>
            <w:r>
              <w:rPr>
                <w:rFonts w:ascii="宋体" w:hAnsi="宋体" w:cs="宋体" w:hint="eastAsia"/>
                <w:sz w:val="21"/>
                <w:szCs w:val="21"/>
                <w:lang w:bidi="ar"/>
              </w:rPr>
              <w:t>判</w:t>
            </w: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产业链图谱绘制</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系统应提供产业链图谱绘制场景，辅助用户生成产业</w:t>
            </w:r>
            <w:proofErr w:type="gramStart"/>
            <w:r>
              <w:rPr>
                <w:rFonts w:ascii="宋体" w:hAnsi="宋体" w:cs="宋体" w:hint="eastAsia"/>
                <w:sz w:val="21"/>
                <w:szCs w:val="21"/>
                <w:lang w:bidi="ar"/>
              </w:rPr>
              <w:t>链结构</w:t>
            </w:r>
            <w:proofErr w:type="gramEnd"/>
            <w:r>
              <w:rPr>
                <w:rFonts w:ascii="宋体" w:hAnsi="宋体" w:cs="宋体" w:hint="eastAsia"/>
                <w:sz w:val="21"/>
                <w:szCs w:val="21"/>
                <w:lang w:bidi="ar"/>
              </w:rPr>
              <w:t>与图谱分析。</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8</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产业发展分析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系统应提供产业发展分析场景，辅助用户分析区域或行业发展情况。</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9</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瓶颈技术分析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系统应提供瓶颈技术分析场景，辅助识别关键卡点和突破方向。</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10</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前沿技术分析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系统应提供前沿技术分析场景，辅助梳理技术趋势和热点方向。</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11</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美国管制清单分析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系统应提供美国管制清单分析场景，辅助分析管制行业、企业和管制项。</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12</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场景化分析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企业全景分析</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系统应提供企业全景分析场景，辅助分析企业产品、技术、财务、供应链等信息。</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13</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产业技术卡点</w:t>
            </w:r>
            <w:proofErr w:type="gramStart"/>
            <w:r>
              <w:rPr>
                <w:rFonts w:ascii="宋体" w:hAnsi="宋体" w:cs="宋体" w:hint="eastAsia"/>
                <w:sz w:val="21"/>
                <w:szCs w:val="21"/>
                <w:lang w:bidi="ar"/>
              </w:rPr>
              <w:t>研</w:t>
            </w:r>
            <w:proofErr w:type="gramEnd"/>
            <w:r>
              <w:rPr>
                <w:rFonts w:ascii="宋体" w:hAnsi="宋体" w:cs="宋体" w:hint="eastAsia"/>
                <w:sz w:val="21"/>
                <w:szCs w:val="21"/>
                <w:lang w:bidi="ar"/>
              </w:rPr>
              <w:t>判</w:t>
            </w: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主题词提取</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系统通过算法分析目标技术领域的主题词，展示该技术领域主要关注方向。</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14</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主题词</w:t>
            </w:r>
            <w:proofErr w:type="gramStart"/>
            <w:r>
              <w:rPr>
                <w:rFonts w:ascii="宋体" w:hAnsi="宋体" w:cs="宋体" w:hint="eastAsia"/>
                <w:sz w:val="21"/>
                <w:szCs w:val="21"/>
                <w:lang w:bidi="ar"/>
              </w:rPr>
              <w:t>云展示</w:t>
            </w:r>
            <w:proofErr w:type="gramEnd"/>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系统以词</w:t>
            </w:r>
            <w:proofErr w:type="gramStart"/>
            <w:r>
              <w:rPr>
                <w:rFonts w:ascii="宋体" w:hAnsi="宋体" w:cs="宋体" w:hint="eastAsia"/>
                <w:sz w:val="21"/>
                <w:szCs w:val="21"/>
                <w:lang w:bidi="ar"/>
              </w:rPr>
              <w:t>云方式</w:t>
            </w:r>
            <w:proofErr w:type="gramEnd"/>
            <w:r>
              <w:rPr>
                <w:rFonts w:ascii="宋体" w:hAnsi="宋体" w:cs="宋体" w:hint="eastAsia"/>
                <w:sz w:val="21"/>
                <w:szCs w:val="21"/>
                <w:lang w:bidi="ar"/>
              </w:rPr>
              <w:t>展示核心主题词，例如传感器、机械手、机器人、控制器、运动学等，辅助识别技术重点。</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15</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主题分析</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卡点</w:t>
            </w:r>
            <w:proofErr w:type="gramStart"/>
            <w:r>
              <w:rPr>
                <w:rFonts w:ascii="宋体" w:hAnsi="宋体" w:cs="宋体" w:hint="eastAsia"/>
                <w:sz w:val="21"/>
                <w:szCs w:val="21"/>
                <w:lang w:bidi="ar"/>
              </w:rPr>
              <w:t>研</w:t>
            </w:r>
            <w:proofErr w:type="gramEnd"/>
            <w:r>
              <w:rPr>
                <w:rFonts w:ascii="宋体" w:hAnsi="宋体" w:cs="宋体" w:hint="eastAsia"/>
                <w:sz w:val="21"/>
                <w:szCs w:val="21"/>
                <w:lang w:bidi="ar"/>
              </w:rPr>
              <w:t>判支撑</w:t>
            </w:r>
          </w:p>
        </w:tc>
        <w:tc>
          <w:tcPr>
            <w:tcW w:w="3970" w:type="dxa"/>
            <w:tcMar>
              <w:top w:w="60" w:type="dxa"/>
              <w:left w:w="100" w:type="dxa"/>
              <w:bottom w:w="60" w:type="dxa"/>
              <w:right w:w="100" w:type="dxa"/>
            </w:tcMar>
            <w:vAlign w:val="center"/>
          </w:tcPr>
          <w:p w:rsidR="00AE7AB2" w:rsidRDefault="00E10BB2">
            <w:pPr>
              <w:widowControl/>
              <w:jc w:val="left"/>
              <w:textAlignment w:val="center"/>
              <w:rPr>
                <w:sz w:val="21"/>
                <w:szCs w:val="21"/>
              </w:rPr>
            </w:pPr>
            <w:r>
              <w:rPr>
                <w:rFonts w:ascii="宋体" w:hAnsi="宋体" w:cs="宋体" w:hint="eastAsia"/>
                <w:sz w:val="21"/>
                <w:szCs w:val="21"/>
                <w:lang w:bidi="ar"/>
              </w:rPr>
              <w:t>用户可结合主题词云和主题分析说明，判断产业技术中的关键部件、关键环节和潜在卡点。</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16</w:t>
            </w:r>
          </w:p>
        </w:tc>
        <w:tc>
          <w:tcPr>
            <w:tcW w:w="1450" w:type="dxa"/>
            <w:vMerge w:val="restart"/>
            <w:tcMar>
              <w:top w:w="60" w:type="dxa"/>
              <w:left w:w="100" w:type="dxa"/>
              <w:bottom w:w="60" w:type="dxa"/>
              <w:right w:w="100" w:type="dxa"/>
            </w:tcMar>
            <w:vAlign w:val="center"/>
          </w:tcPr>
          <w:p w:rsidR="00AE7AB2" w:rsidRDefault="00E10BB2">
            <w:pPr>
              <w:widowControl/>
              <w:jc w:val="center"/>
              <w:textAlignment w:val="bottom"/>
              <w:rPr>
                <w:sz w:val="21"/>
                <w:szCs w:val="21"/>
              </w:rPr>
            </w:pPr>
            <w:r>
              <w:rPr>
                <w:sz w:val="21"/>
                <w:szCs w:val="21"/>
              </w:rPr>
              <w:t>产业专题生成</w:t>
            </w:r>
          </w:p>
        </w:tc>
        <w:tc>
          <w:tcPr>
            <w:tcW w:w="1250" w:type="dxa"/>
            <w:vMerge w:val="restart"/>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专题管理台</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专题列表管理</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管理台展示草稿、待审核、审核中、审核完成、已完成等专题状态，支持按话题、状态、时间进行检索和管理。</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17</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vMerge/>
            <w:tcMar>
              <w:top w:w="60" w:type="dxa"/>
              <w:left w:w="100" w:type="dxa"/>
              <w:bottom w:w="60" w:type="dxa"/>
              <w:right w:w="100" w:type="dxa"/>
            </w:tcMar>
            <w:vAlign w:val="center"/>
          </w:tcPr>
          <w:p w:rsidR="00AE7AB2" w:rsidRDefault="00AE7AB2">
            <w:pPr>
              <w:jc w:val="center"/>
              <w:rPr>
                <w:sz w:val="21"/>
                <w:szCs w:val="21"/>
              </w:rPr>
            </w:pP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proofErr w:type="gramStart"/>
            <w:r>
              <w:rPr>
                <w:rFonts w:ascii="宋体" w:hAnsi="宋体" w:cs="宋体" w:hint="eastAsia"/>
                <w:sz w:val="21"/>
                <w:szCs w:val="21"/>
                <w:lang w:bidi="ar"/>
              </w:rPr>
              <w:t>慢思考</w:t>
            </w:r>
            <w:proofErr w:type="gramEnd"/>
            <w:r>
              <w:rPr>
                <w:rFonts w:ascii="宋体" w:hAnsi="宋体" w:cs="宋体" w:hint="eastAsia"/>
                <w:sz w:val="21"/>
                <w:szCs w:val="21"/>
                <w:lang w:bidi="ar"/>
              </w:rPr>
              <w:t>拆解与资源推荐</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管理员输入</w:t>
            </w:r>
            <w:proofErr w:type="gramStart"/>
            <w:r>
              <w:rPr>
                <w:rFonts w:ascii="宋体" w:hAnsi="宋体" w:cs="宋体" w:hint="eastAsia"/>
                <w:sz w:val="21"/>
                <w:szCs w:val="21"/>
                <w:lang w:bidi="ar"/>
              </w:rPr>
              <w:t>研判主题</w:t>
            </w:r>
            <w:proofErr w:type="gramEnd"/>
            <w:r>
              <w:rPr>
                <w:rFonts w:ascii="宋体" w:hAnsi="宋体" w:cs="宋体" w:hint="eastAsia"/>
                <w:sz w:val="21"/>
                <w:szCs w:val="21"/>
                <w:lang w:bidi="ar"/>
              </w:rPr>
              <w:t>后，系统通过大模型拆解问题，推荐智能体和数据源，形成专题初稿生成方案。</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18</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vMerge/>
            <w:tcMar>
              <w:top w:w="60" w:type="dxa"/>
              <w:left w:w="100" w:type="dxa"/>
              <w:bottom w:w="60" w:type="dxa"/>
              <w:right w:w="100" w:type="dxa"/>
            </w:tcMar>
            <w:vAlign w:val="center"/>
          </w:tcPr>
          <w:p w:rsidR="00AE7AB2" w:rsidRDefault="00AE7AB2">
            <w:pPr>
              <w:jc w:val="center"/>
              <w:rPr>
                <w:sz w:val="21"/>
                <w:szCs w:val="21"/>
              </w:rPr>
            </w:pP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初稿生成与专家分配</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系统调用平台资料生成专题初稿，管理员可暂存草稿或确认初稿，确认后进入专家分配。管理员可从专家库中选择专家，为专家分配底稿负责区域，并通知专家进入专题空间。</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19</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协同编辑</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专家编辑与AI辅助</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专家可在专题空间中编辑指定底稿区域，插入资料、调用AI辅助修改，并暂存或确认提交。</w:t>
            </w:r>
          </w:p>
        </w:tc>
      </w:tr>
      <w:tr w:rsidR="00AE7AB2">
        <w:tc>
          <w:tcPr>
            <w:tcW w:w="6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20</w:t>
            </w:r>
          </w:p>
        </w:tc>
        <w:tc>
          <w:tcPr>
            <w:tcW w:w="1450" w:type="dxa"/>
            <w:vMerge/>
            <w:tcMar>
              <w:top w:w="60" w:type="dxa"/>
              <w:left w:w="100" w:type="dxa"/>
              <w:bottom w:w="60" w:type="dxa"/>
              <w:right w:w="100" w:type="dxa"/>
            </w:tcMar>
            <w:vAlign w:val="center"/>
          </w:tcPr>
          <w:p w:rsidR="00AE7AB2" w:rsidRDefault="00AE7AB2">
            <w:pPr>
              <w:jc w:val="center"/>
              <w:rPr>
                <w:sz w:val="21"/>
                <w:szCs w:val="21"/>
              </w:rPr>
            </w:pPr>
          </w:p>
        </w:tc>
        <w:tc>
          <w:tcPr>
            <w:tcW w:w="125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意见综合</w:t>
            </w:r>
          </w:p>
        </w:tc>
        <w:tc>
          <w:tcPr>
            <w:tcW w:w="172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综合版本形成</w:t>
            </w:r>
          </w:p>
        </w:tc>
        <w:tc>
          <w:tcPr>
            <w:tcW w:w="3970" w:type="dxa"/>
            <w:tcMar>
              <w:top w:w="60" w:type="dxa"/>
              <w:left w:w="100" w:type="dxa"/>
              <w:bottom w:w="60" w:type="dxa"/>
              <w:right w:w="100" w:type="dxa"/>
            </w:tcMar>
            <w:vAlign w:val="center"/>
          </w:tcPr>
          <w:p w:rsidR="00AE7AB2" w:rsidRDefault="00E10BB2">
            <w:pPr>
              <w:widowControl/>
              <w:jc w:val="center"/>
              <w:textAlignment w:val="center"/>
              <w:rPr>
                <w:sz w:val="21"/>
                <w:szCs w:val="21"/>
              </w:rPr>
            </w:pPr>
            <w:r>
              <w:rPr>
                <w:rFonts w:ascii="宋体" w:hAnsi="宋体" w:cs="宋体" w:hint="eastAsia"/>
                <w:sz w:val="21"/>
                <w:szCs w:val="21"/>
                <w:lang w:bidi="ar"/>
              </w:rPr>
              <w:t>系统汇总专家意见和修改记录，形成综合版本，并支持继续修改或提交管理员终审。</w:t>
            </w:r>
          </w:p>
        </w:tc>
      </w:tr>
    </w:tbl>
    <w:p w:rsidR="00AE7AB2" w:rsidRDefault="00E10BB2">
      <w:pPr>
        <w:spacing w:before="120" w:after="80" w:line="320" w:lineRule="auto"/>
        <w:jc w:val="center"/>
        <w:rPr>
          <w:ins w:id="22" w:author="梦" w:date="2026-07-13T17:24:00Z"/>
          <w:b/>
          <w:bCs/>
          <w:sz w:val="21"/>
          <w:szCs w:val="21"/>
        </w:rPr>
      </w:pPr>
      <w:ins w:id="23" w:author="沈永亮" w:date="2026-07-12T22:10:00Z">
        <w:r>
          <w:rPr>
            <w:b/>
            <w:bCs/>
            <w:sz w:val="21"/>
            <w:szCs w:val="21"/>
          </w:rPr>
          <w:t>表</w:t>
        </w:r>
        <w:r>
          <w:rPr>
            <w:b/>
            <w:bCs/>
            <w:sz w:val="21"/>
            <w:szCs w:val="21"/>
          </w:rPr>
          <w:t>1-</w:t>
        </w:r>
      </w:ins>
      <w:ins w:id="24" w:author="沈永亮" w:date="2026-07-12T22:37:00Z">
        <w:r>
          <w:rPr>
            <w:rFonts w:hint="eastAsia"/>
            <w:b/>
            <w:bCs/>
            <w:sz w:val="21"/>
            <w:szCs w:val="21"/>
          </w:rPr>
          <w:t xml:space="preserve">4 </w:t>
        </w:r>
      </w:ins>
      <w:ins w:id="25" w:author="沈永亮" w:date="2026-07-12T22:10:00Z">
        <w:r>
          <w:rPr>
            <w:b/>
            <w:bCs/>
            <w:sz w:val="21"/>
            <w:szCs w:val="21"/>
          </w:rPr>
          <w:t>产业信息智能分析与服务平台</w:t>
        </w:r>
        <w:r>
          <w:rPr>
            <w:rFonts w:hint="eastAsia"/>
            <w:b/>
            <w:bCs/>
            <w:sz w:val="21"/>
            <w:szCs w:val="21"/>
          </w:rPr>
          <w:t>性能</w:t>
        </w:r>
        <w:r>
          <w:rPr>
            <w:b/>
            <w:bCs/>
            <w:sz w:val="21"/>
            <w:szCs w:val="21"/>
          </w:rPr>
          <w:t>清单（中期）</w:t>
        </w:r>
      </w:ins>
    </w:p>
    <w:tbl>
      <w:tblPr>
        <w:tblW w:w="4999" w:type="pct"/>
        <w:tblLook w:val="04A0" w:firstRow="1" w:lastRow="0" w:firstColumn="1" w:lastColumn="0" w:noHBand="0" w:noVBand="1"/>
        <w:tblPrChange w:id="26" w:author="梦" w:date="2026-07-13T17:26:00Z">
          <w:tblPr>
            <w:tblW w:w="5400" w:type="dxa"/>
            <w:tblInd w:w="93" w:type="dxa"/>
            <w:tblLook w:val="04A0" w:firstRow="1" w:lastRow="0" w:firstColumn="1" w:lastColumn="0" w:noHBand="0" w:noVBand="1"/>
          </w:tblPr>
        </w:tblPrChange>
      </w:tblPr>
      <w:tblGrid>
        <w:gridCol w:w="1800"/>
        <w:gridCol w:w="1801"/>
        <w:gridCol w:w="1801"/>
        <w:gridCol w:w="1801"/>
        <w:gridCol w:w="1801"/>
        <w:tblGridChange w:id="27">
          <w:tblGrid>
            <w:gridCol w:w="1080"/>
            <w:gridCol w:w="1080"/>
            <w:gridCol w:w="1080"/>
            <w:gridCol w:w="1080"/>
            <w:gridCol w:w="1080"/>
          </w:tblGrid>
        </w:tblGridChange>
      </w:tblGrid>
      <w:tr w:rsidR="00AE7AB2" w:rsidTr="00AE7AB2">
        <w:trPr>
          <w:trHeight w:val="642"/>
          <w:tblHeader/>
          <w:ins w:id="28" w:author="梦" w:date="2026-07-13T17:24:00Z"/>
          <w:trPrChange w:id="29" w:author="梦" w:date="2026-07-13T17:26:00Z">
            <w:trPr>
              <w:trHeight w:val="285"/>
            </w:trPr>
          </w:trPrChange>
        </w:trPr>
        <w:tc>
          <w:tcPr>
            <w:tcW w:w="1000" w:type="pct"/>
            <w:tcBorders>
              <w:top w:val="single" w:sz="8" w:space="0" w:color="000000"/>
              <w:left w:val="single" w:sz="8" w:space="0" w:color="000000"/>
              <w:bottom w:val="single" w:sz="8" w:space="0" w:color="000000"/>
              <w:right w:val="single" w:sz="8" w:space="0" w:color="000000"/>
            </w:tcBorders>
            <w:shd w:val="clear" w:color="auto" w:fill="D9D9D9"/>
            <w:vAlign w:val="center"/>
            <w:tcPrChange w:id="30" w:author="梦" w:date="2026-07-13T17:26:00Z">
              <w:tcPr>
                <w:tcW w:w="1080" w:type="dxa"/>
                <w:tcBorders>
                  <w:top w:val="single" w:sz="8" w:space="0" w:color="000000"/>
                  <w:left w:val="single" w:sz="8" w:space="0" w:color="000000"/>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31" w:author="梦" w:date="2026-07-13T17:24:00Z"/>
                <w:b/>
                <w:bCs/>
                <w:sz w:val="21"/>
                <w:szCs w:val="21"/>
                <w:rPrChange w:id="32" w:author="梦" w:date="2026-07-13T17:26:00Z">
                  <w:rPr>
                    <w:ins w:id="33" w:author="梦" w:date="2026-07-13T17:24:00Z"/>
                    <w:rFonts w:ascii="宋体" w:hAnsi="宋体" w:cs="宋体"/>
                    <w:b/>
                    <w:bCs/>
                    <w:color w:val="000000"/>
                    <w:sz w:val="21"/>
                    <w:szCs w:val="21"/>
                  </w:rPr>
                </w:rPrChange>
              </w:rPr>
              <w:pPrChange w:id="34" w:author="梦" w:date="2026-07-13T17:26:00Z">
                <w:pPr>
                  <w:widowControl/>
                  <w:jc w:val="center"/>
                  <w:textAlignment w:val="center"/>
                </w:pPr>
              </w:pPrChange>
            </w:pPr>
            <w:ins w:id="35" w:author="梦" w:date="2026-07-13T17:24:00Z">
              <w:r>
                <w:rPr>
                  <w:rFonts w:hint="eastAsia"/>
                  <w:b/>
                  <w:bCs/>
                  <w:sz w:val="21"/>
                  <w:szCs w:val="21"/>
                  <w:bdr w:val="none" w:sz="4" w:space="0" w:color="auto"/>
                  <w:lang w:bidi="ar"/>
                  <w:rPrChange w:id="36" w:author="梦" w:date="2026-07-13T17:26:00Z">
                    <w:rPr>
                      <w:rFonts w:ascii="宋体" w:hAnsi="宋体" w:cs="宋体" w:hint="eastAsia"/>
                      <w:b/>
                      <w:bCs/>
                      <w:color w:val="000000"/>
                      <w:sz w:val="21"/>
                      <w:szCs w:val="21"/>
                      <w:lang w:bidi="ar"/>
                    </w:rPr>
                  </w:rPrChange>
                </w:rPr>
                <w:t>序号</w:t>
              </w:r>
            </w:ins>
          </w:p>
        </w:tc>
        <w:tc>
          <w:tcPr>
            <w:tcW w:w="1000" w:type="pct"/>
            <w:tcBorders>
              <w:top w:val="single" w:sz="8" w:space="0" w:color="000000"/>
              <w:left w:val="nil"/>
              <w:bottom w:val="single" w:sz="8" w:space="0" w:color="000000"/>
              <w:right w:val="single" w:sz="8" w:space="0" w:color="000000"/>
            </w:tcBorders>
            <w:shd w:val="clear" w:color="auto" w:fill="D9D9D9"/>
            <w:vAlign w:val="center"/>
            <w:tcPrChange w:id="37" w:author="梦" w:date="2026-07-13T17:26:00Z">
              <w:tcPr>
                <w:tcW w:w="1080" w:type="dxa"/>
                <w:tcBorders>
                  <w:top w:val="single" w:sz="8" w:space="0" w:color="000000"/>
                  <w:left w:val="nil"/>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38" w:author="梦" w:date="2026-07-13T17:24:00Z"/>
                <w:b/>
                <w:bCs/>
                <w:sz w:val="21"/>
                <w:szCs w:val="21"/>
                <w:rPrChange w:id="39" w:author="梦" w:date="2026-07-13T17:26:00Z">
                  <w:rPr>
                    <w:ins w:id="40" w:author="梦" w:date="2026-07-13T17:24:00Z"/>
                    <w:rFonts w:ascii="宋体" w:hAnsi="宋体" w:cs="宋体"/>
                    <w:b/>
                    <w:bCs/>
                    <w:color w:val="000000"/>
                    <w:sz w:val="21"/>
                    <w:szCs w:val="21"/>
                  </w:rPr>
                </w:rPrChange>
              </w:rPr>
              <w:pPrChange w:id="41" w:author="梦" w:date="2026-07-13T17:26:00Z">
                <w:pPr>
                  <w:widowControl/>
                  <w:jc w:val="center"/>
                  <w:textAlignment w:val="center"/>
                </w:pPr>
              </w:pPrChange>
            </w:pPr>
            <w:ins w:id="42" w:author="梦" w:date="2026-07-13T17:24:00Z">
              <w:r>
                <w:rPr>
                  <w:rFonts w:hint="eastAsia"/>
                  <w:b/>
                  <w:bCs/>
                  <w:sz w:val="21"/>
                  <w:szCs w:val="21"/>
                  <w:bdr w:val="none" w:sz="4" w:space="0" w:color="auto"/>
                  <w:lang w:bidi="ar"/>
                  <w:rPrChange w:id="43" w:author="梦" w:date="2026-07-13T17:26:00Z">
                    <w:rPr>
                      <w:rFonts w:ascii="宋体" w:hAnsi="宋体" w:cs="宋体" w:hint="eastAsia"/>
                      <w:b/>
                      <w:bCs/>
                      <w:color w:val="000000"/>
                      <w:sz w:val="21"/>
                      <w:szCs w:val="21"/>
                      <w:lang w:bidi="ar"/>
                    </w:rPr>
                  </w:rPrChange>
                </w:rPr>
                <w:t>模块名称</w:t>
              </w:r>
            </w:ins>
          </w:p>
        </w:tc>
        <w:tc>
          <w:tcPr>
            <w:tcW w:w="1000" w:type="pct"/>
            <w:tcBorders>
              <w:top w:val="single" w:sz="8" w:space="0" w:color="000000"/>
              <w:left w:val="nil"/>
              <w:bottom w:val="single" w:sz="8" w:space="0" w:color="000000"/>
              <w:right w:val="single" w:sz="8" w:space="0" w:color="000000"/>
            </w:tcBorders>
            <w:shd w:val="clear" w:color="auto" w:fill="D9D9D9"/>
            <w:vAlign w:val="center"/>
            <w:tcPrChange w:id="44" w:author="梦" w:date="2026-07-13T17:26:00Z">
              <w:tcPr>
                <w:tcW w:w="1080" w:type="dxa"/>
                <w:tcBorders>
                  <w:top w:val="single" w:sz="8" w:space="0" w:color="000000"/>
                  <w:left w:val="nil"/>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45" w:author="梦" w:date="2026-07-13T17:24:00Z"/>
                <w:b/>
                <w:bCs/>
                <w:sz w:val="21"/>
                <w:szCs w:val="21"/>
                <w:rPrChange w:id="46" w:author="梦" w:date="2026-07-13T17:26:00Z">
                  <w:rPr>
                    <w:ins w:id="47" w:author="梦" w:date="2026-07-13T17:24:00Z"/>
                    <w:rFonts w:ascii="宋体" w:hAnsi="宋体" w:cs="宋体"/>
                    <w:b/>
                    <w:bCs/>
                    <w:color w:val="000000"/>
                    <w:sz w:val="21"/>
                    <w:szCs w:val="21"/>
                  </w:rPr>
                </w:rPrChange>
              </w:rPr>
              <w:pPrChange w:id="48" w:author="梦" w:date="2026-07-13T17:26:00Z">
                <w:pPr>
                  <w:widowControl/>
                  <w:jc w:val="center"/>
                  <w:textAlignment w:val="center"/>
                </w:pPr>
              </w:pPrChange>
            </w:pPr>
            <w:ins w:id="49" w:author="梦" w:date="2026-07-13T17:24:00Z">
              <w:r>
                <w:rPr>
                  <w:rFonts w:hint="eastAsia"/>
                  <w:b/>
                  <w:bCs/>
                  <w:sz w:val="21"/>
                  <w:szCs w:val="21"/>
                  <w:bdr w:val="none" w:sz="4" w:space="0" w:color="auto"/>
                  <w:lang w:bidi="ar"/>
                  <w:rPrChange w:id="50" w:author="梦" w:date="2026-07-13T17:26:00Z">
                    <w:rPr>
                      <w:rFonts w:ascii="宋体" w:hAnsi="宋体" w:cs="宋体" w:hint="eastAsia"/>
                      <w:b/>
                      <w:bCs/>
                      <w:color w:val="000000"/>
                      <w:sz w:val="21"/>
                      <w:szCs w:val="21"/>
                      <w:lang w:bidi="ar"/>
                    </w:rPr>
                  </w:rPrChange>
                </w:rPr>
                <w:t>一级功能</w:t>
              </w:r>
            </w:ins>
          </w:p>
        </w:tc>
        <w:tc>
          <w:tcPr>
            <w:tcW w:w="1000" w:type="pct"/>
            <w:tcBorders>
              <w:top w:val="single" w:sz="8" w:space="0" w:color="000000"/>
              <w:left w:val="nil"/>
              <w:bottom w:val="single" w:sz="8" w:space="0" w:color="000000"/>
              <w:right w:val="single" w:sz="8" w:space="0" w:color="000000"/>
            </w:tcBorders>
            <w:shd w:val="clear" w:color="auto" w:fill="D9D9D9"/>
            <w:vAlign w:val="center"/>
            <w:tcPrChange w:id="51" w:author="梦" w:date="2026-07-13T17:26:00Z">
              <w:tcPr>
                <w:tcW w:w="1080" w:type="dxa"/>
                <w:tcBorders>
                  <w:top w:val="single" w:sz="8" w:space="0" w:color="000000"/>
                  <w:left w:val="nil"/>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52" w:author="梦" w:date="2026-07-13T17:24:00Z"/>
                <w:b/>
                <w:bCs/>
                <w:sz w:val="21"/>
                <w:szCs w:val="21"/>
                <w:rPrChange w:id="53" w:author="梦" w:date="2026-07-13T17:26:00Z">
                  <w:rPr>
                    <w:ins w:id="54" w:author="梦" w:date="2026-07-13T17:24:00Z"/>
                    <w:rFonts w:ascii="宋体" w:hAnsi="宋体" w:cs="宋体"/>
                    <w:b/>
                    <w:bCs/>
                    <w:color w:val="000000"/>
                    <w:sz w:val="21"/>
                    <w:szCs w:val="21"/>
                  </w:rPr>
                </w:rPrChange>
              </w:rPr>
              <w:pPrChange w:id="55" w:author="梦" w:date="2026-07-13T17:26:00Z">
                <w:pPr>
                  <w:widowControl/>
                  <w:jc w:val="center"/>
                  <w:textAlignment w:val="center"/>
                </w:pPr>
              </w:pPrChange>
            </w:pPr>
            <w:ins w:id="56" w:author="梦" w:date="2026-07-13T17:24:00Z">
              <w:r>
                <w:rPr>
                  <w:rFonts w:hint="eastAsia"/>
                  <w:b/>
                  <w:bCs/>
                  <w:sz w:val="21"/>
                  <w:szCs w:val="21"/>
                  <w:bdr w:val="none" w:sz="4" w:space="0" w:color="auto"/>
                  <w:lang w:bidi="ar"/>
                  <w:rPrChange w:id="57" w:author="梦" w:date="2026-07-13T17:26:00Z">
                    <w:rPr>
                      <w:rFonts w:ascii="宋体" w:hAnsi="宋体" w:cs="宋体" w:hint="eastAsia"/>
                      <w:b/>
                      <w:bCs/>
                      <w:color w:val="000000"/>
                      <w:sz w:val="21"/>
                      <w:szCs w:val="21"/>
                      <w:lang w:bidi="ar"/>
                    </w:rPr>
                  </w:rPrChange>
                </w:rPr>
                <w:t>功能要求</w:t>
              </w:r>
            </w:ins>
          </w:p>
        </w:tc>
        <w:tc>
          <w:tcPr>
            <w:tcW w:w="1000" w:type="pct"/>
            <w:tcBorders>
              <w:top w:val="single" w:sz="8" w:space="0" w:color="000000"/>
              <w:left w:val="nil"/>
              <w:bottom w:val="single" w:sz="8" w:space="0" w:color="000000"/>
              <w:right w:val="single" w:sz="8" w:space="0" w:color="000000"/>
            </w:tcBorders>
            <w:shd w:val="clear" w:color="auto" w:fill="D9D9D9"/>
            <w:vAlign w:val="center"/>
            <w:tcPrChange w:id="58" w:author="梦" w:date="2026-07-13T17:26:00Z">
              <w:tcPr>
                <w:tcW w:w="1080" w:type="dxa"/>
                <w:tcBorders>
                  <w:top w:val="single" w:sz="8" w:space="0" w:color="000000"/>
                  <w:left w:val="nil"/>
                  <w:bottom w:val="single" w:sz="8" w:space="0" w:color="000000"/>
                  <w:right w:val="single" w:sz="8" w:space="0" w:color="000000"/>
                </w:tcBorders>
                <w:shd w:val="clear" w:color="auto" w:fill="D9D9D9"/>
                <w:vAlign w:val="center"/>
              </w:tcPr>
            </w:tcPrChange>
          </w:tcPr>
          <w:p w:rsidR="00AE7AB2" w:rsidRPr="00AE7AB2" w:rsidRDefault="00E10BB2" w:rsidP="00AE7AB2">
            <w:pPr>
              <w:widowControl/>
              <w:spacing w:after="20" w:line="280" w:lineRule="auto"/>
              <w:jc w:val="center"/>
              <w:rPr>
                <w:ins w:id="59" w:author="梦" w:date="2026-07-13T17:24:00Z"/>
                <w:b/>
                <w:bCs/>
                <w:sz w:val="21"/>
                <w:szCs w:val="21"/>
                <w:rPrChange w:id="60" w:author="梦" w:date="2026-07-13T17:26:00Z">
                  <w:rPr>
                    <w:ins w:id="61" w:author="梦" w:date="2026-07-13T17:24:00Z"/>
                    <w:rFonts w:ascii="宋体" w:hAnsi="宋体" w:cs="宋体"/>
                    <w:b/>
                    <w:bCs/>
                    <w:color w:val="000000"/>
                    <w:sz w:val="21"/>
                    <w:szCs w:val="21"/>
                  </w:rPr>
                </w:rPrChange>
              </w:rPr>
              <w:pPrChange w:id="62" w:author="梦" w:date="2026-07-13T17:26:00Z">
                <w:pPr>
                  <w:widowControl/>
                  <w:jc w:val="center"/>
                  <w:textAlignment w:val="center"/>
                </w:pPr>
              </w:pPrChange>
            </w:pPr>
            <w:ins w:id="63" w:author="梦" w:date="2026-07-13T17:24:00Z">
              <w:r>
                <w:rPr>
                  <w:rFonts w:hint="eastAsia"/>
                  <w:b/>
                  <w:bCs/>
                  <w:sz w:val="21"/>
                  <w:szCs w:val="21"/>
                  <w:bdr w:val="none" w:sz="4" w:space="0" w:color="auto"/>
                  <w:lang w:bidi="ar"/>
                  <w:rPrChange w:id="64" w:author="梦" w:date="2026-07-13T17:26:00Z">
                    <w:rPr>
                      <w:rFonts w:ascii="宋体" w:hAnsi="宋体" w:cs="宋体" w:hint="eastAsia"/>
                      <w:b/>
                      <w:bCs/>
                      <w:color w:val="000000"/>
                      <w:sz w:val="21"/>
                      <w:szCs w:val="21"/>
                      <w:lang w:bidi="ar"/>
                    </w:rPr>
                  </w:rPrChange>
                </w:rPr>
                <w:t>性能点</w:t>
              </w:r>
            </w:ins>
          </w:p>
        </w:tc>
      </w:tr>
      <w:tr w:rsidR="00AE7AB2" w:rsidTr="00AE7AB2">
        <w:trPr>
          <w:trHeight w:val="3600"/>
          <w:ins w:id="65" w:author="梦" w:date="2026-07-13T17:24:00Z"/>
          <w:trPrChange w:id="66" w:author="梦" w:date="2026-07-13T17:25:00Z">
            <w:trPr>
              <w:trHeight w:val="360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67"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68" w:author="梦" w:date="2026-07-13T17:24:00Z"/>
                <w:rFonts w:ascii="宋体" w:hAnsi="宋体" w:cs="宋体"/>
                <w:color w:val="000000"/>
                <w:sz w:val="21"/>
                <w:szCs w:val="21"/>
              </w:rPr>
            </w:pPr>
            <w:ins w:id="69" w:author="梦" w:date="2026-07-13T17:24:00Z">
              <w:r>
                <w:rPr>
                  <w:rFonts w:ascii="宋体" w:hAnsi="宋体" w:cs="宋体" w:hint="eastAsia"/>
                  <w:color w:val="000000"/>
                  <w:sz w:val="21"/>
                  <w:szCs w:val="21"/>
                  <w:lang w:bidi="ar"/>
                </w:rPr>
                <w:t>1</w:t>
              </w:r>
            </w:ins>
          </w:p>
        </w:tc>
        <w:tc>
          <w:tcPr>
            <w:tcW w:w="1000" w:type="pct"/>
            <w:vMerge w:val="restart"/>
            <w:tcBorders>
              <w:top w:val="nil"/>
              <w:left w:val="nil"/>
              <w:bottom w:val="single" w:sz="8" w:space="0" w:color="000000"/>
              <w:right w:val="single" w:sz="8" w:space="0" w:color="000000"/>
            </w:tcBorders>
            <w:shd w:val="clear" w:color="auto" w:fill="auto"/>
            <w:vAlign w:val="center"/>
            <w:tcPrChange w:id="70" w:author="梦" w:date="2026-07-13T17:25:00Z">
              <w:tcPr>
                <w:tcW w:w="1080" w:type="dxa"/>
                <w:vMerge w:val="restart"/>
                <w:tcBorders>
                  <w:top w:val="nil"/>
                  <w:left w:val="nil"/>
                  <w:bottom w:val="single" w:sz="8" w:space="0" w:color="000000"/>
                  <w:right w:val="single" w:sz="8" w:space="0" w:color="000000"/>
                </w:tcBorders>
                <w:vAlign w:val="center"/>
              </w:tcPr>
            </w:tcPrChange>
          </w:tcPr>
          <w:p w:rsidR="00AE7AB2" w:rsidRDefault="00E10BB2">
            <w:pPr>
              <w:widowControl/>
              <w:jc w:val="center"/>
              <w:textAlignment w:val="center"/>
              <w:rPr>
                <w:ins w:id="71" w:author="梦" w:date="2026-07-13T17:24:00Z"/>
                <w:rFonts w:ascii="宋体" w:hAnsi="宋体" w:cs="宋体"/>
                <w:color w:val="000000"/>
                <w:sz w:val="21"/>
                <w:szCs w:val="21"/>
              </w:rPr>
            </w:pPr>
            <w:ins w:id="72" w:author="梦" w:date="2026-07-13T17:24:00Z">
              <w:r>
                <w:rPr>
                  <w:rFonts w:ascii="宋体" w:hAnsi="宋体" w:cs="宋体" w:hint="eastAsia"/>
                  <w:color w:val="000000"/>
                  <w:sz w:val="21"/>
                  <w:szCs w:val="21"/>
                  <w:lang w:bidi="ar"/>
                </w:rPr>
                <w:t>产业技术识别模型</w:t>
              </w:r>
            </w:ins>
          </w:p>
        </w:tc>
        <w:tc>
          <w:tcPr>
            <w:tcW w:w="1000" w:type="pct"/>
            <w:tcBorders>
              <w:top w:val="nil"/>
              <w:left w:val="nil"/>
              <w:bottom w:val="single" w:sz="8" w:space="0" w:color="000000"/>
              <w:right w:val="single" w:sz="8" w:space="0" w:color="000000"/>
            </w:tcBorders>
            <w:shd w:val="clear" w:color="auto" w:fill="auto"/>
            <w:vAlign w:val="center"/>
            <w:tcPrChange w:id="7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74" w:author="梦" w:date="2026-07-13T17:24:00Z"/>
                <w:rFonts w:ascii="宋体" w:hAnsi="宋体" w:cs="宋体"/>
                <w:color w:val="000000"/>
                <w:sz w:val="21"/>
                <w:szCs w:val="21"/>
              </w:rPr>
            </w:pPr>
            <w:ins w:id="75" w:author="梦" w:date="2026-07-13T17:24:00Z">
              <w:r>
                <w:rPr>
                  <w:rFonts w:ascii="宋体" w:hAnsi="宋体" w:cs="宋体" w:hint="eastAsia"/>
                  <w:color w:val="000000"/>
                  <w:sz w:val="21"/>
                  <w:szCs w:val="21"/>
                  <w:lang w:bidi="ar"/>
                </w:rPr>
                <w:t>关键技术挖掘</w:t>
              </w:r>
            </w:ins>
          </w:p>
        </w:tc>
        <w:tc>
          <w:tcPr>
            <w:tcW w:w="1000" w:type="pct"/>
            <w:tcBorders>
              <w:top w:val="nil"/>
              <w:left w:val="nil"/>
              <w:bottom w:val="single" w:sz="8" w:space="0" w:color="000000"/>
              <w:right w:val="single" w:sz="8" w:space="0" w:color="000000"/>
            </w:tcBorders>
            <w:shd w:val="clear" w:color="auto" w:fill="auto"/>
            <w:vAlign w:val="center"/>
            <w:tcPrChange w:id="7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77" w:author="梦" w:date="2026-07-13T17:24:00Z"/>
                <w:rFonts w:ascii="宋体" w:hAnsi="宋体" w:cs="宋体"/>
                <w:color w:val="000000"/>
                <w:sz w:val="21"/>
                <w:szCs w:val="21"/>
              </w:rPr>
            </w:pPr>
            <w:ins w:id="78" w:author="梦" w:date="2026-07-13T17:24:00Z">
              <w:r>
                <w:rPr>
                  <w:rFonts w:ascii="宋体" w:hAnsi="宋体" w:cs="宋体" w:hint="eastAsia"/>
                  <w:color w:val="000000"/>
                  <w:sz w:val="21"/>
                  <w:szCs w:val="21"/>
                  <w:lang w:bidi="ar"/>
                </w:rPr>
                <w:t>系统依托大模型语义理解、关联推理与要素抽取能力，对论文、专利等多</w:t>
              </w:r>
              <w:proofErr w:type="gramStart"/>
              <w:r>
                <w:rPr>
                  <w:rFonts w:ascii="宋体" w:hAnsi="宋体" w:cs="宋体" w:hint="eastAsia"/>
                  <w:color w:val="000000"/>
                  <w:sz w:val="21"/>
                  <w:szCs w:val="21"/>
                  <w:lang w:bidi="ar"/>
                </w:rPr>
                <w:t>源数据</w:t>
              </w:r>
              <w:proofErr w:type="gramEnd"/>
              <w:r>
                <w:rPr>
                  <w:rFonts w:ascii="宋体" w:hAnsi="宋体" w:cs="宋体" w:hint="eastAsia"/>
                  <w:color w:val="000000"/>
                  <w:sz w:val="21"/>
                  <w:szCs w:val="21"/>
                  <w:lang w:bidi="ar"/>
                </w:rPr>
                <w:t>进行聚类分析，自动识别关键前沿技术。</w:t>
              </w:r>
            </w:ins>
          </w:p>
        </w:tc>
        <w:tc>
          <w:tcPr>
            <w:tcW w:w="1000" w:type="pct"/>
            <w:tcBorders>
              <w:top w:val="nil"/>
              <w:left w:val="nil"/>
              <w:bottom w:val="single" w:sz="8" w:space="0" w:color="000000"/>
              <w:right w:val="single" w:sz="8" w:space="0" w:color="000000"/>
            </w:tcBorders>
            <w:shd w:val="clear" w:color="auto" w:fill="auto"/>
            <w:vAlign w:val="center"/>
            <w:tcPrChange w:id="7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80" w:author="梦" w:date="2026-07-13T17:24:00Z"/>
                <w:rFonts w:ascii="宋体" w:hAnsi="宋体" w:cs="宋体"/>
                <w:color w:val="000000"/>
                <w:sz w:val="21"/>
                <w:szCs w:val="21"/>
              </w:rPr>
            </w:pPr>
            <w:ins w:id="81"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2820"/>
          <w:ins w:id="82" w:author="梦" w:date="2026-07-13T17:24:00Z"/>
          <w:trPrChange w:id="83" w:author="梦" w:date="2026-07-13T17:25:00Z">
            <w:trPr>
              <w:trHeight w:val="282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84"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85" w:author="梦" w:date="2026-07-13T17:24:00Z"/>
                <w:rFonts w:ascii="宋体" w:hAnsi="宋体" w:cs="宋体"/>
                <w:color w:val="000000"/>
                <w:sz w:val="21"/>
                <w:szCs w:val="21"/>
              </w:rPr>
            </w:pPr>
            <w:ins w:id="86" w:author="梦" w:date="2026-07-13T17:24:00Z">
              <w:r>
                <w:rPr>
                  <w:rFonts w:ascii="宋体" w:hAnsi="宋体" w:cs="宋体" w:hint="eastAsia"/>
                  <w:color w:val="000000"/>
                  <w:sz w:val="21"/>
                  <w:szCs w:val="21"/>
                  <w:lang w:bidi="ar"/>
                </w:rPr>
                <w:t>2</w:t>
              </w:r>
            </w:ins>
          </w:p>
        </w:tc>
        <w:tc>
          <w:tcPr>
            <w:tcW w:w="1000" w:type="pct"/>
            <w:vMerge/>
            <w:tcBorders>
              <w:top w:val="nil"/>
              <w:left w:val="nil"/>
              <w:bottom w:val="single" w:sz="8" w:space="0" w:color="000000"/>
              <w:right w:val="single" w:sz="8" w:space="0" w:color="000000"/>
            </w:tcBorders>
            <w:shd w:val="clear" w:color="auto" w:fill="auto"/>
            <w:vAlign w:val="center"/>
            <w:tcPrChange w:id="87"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88"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8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90" w:author="梦" w:date="2026-07-13T17:24:00Z"/>
                <w:rFonts w:ascii="宋体" w:hAnsi="宋体" w:cs="宋体"/>
                <w:color w:val="000000"/>
                <w:sz w:val="21"/>
                <w:szCs w:val="21"/>
              </w:rPr>
            </w:pPr>
            <w:ins w:id="91" w:author="梦" w:date="2026-07-13T17:24:00Z">
              <w:r>
                <w:rPr>
                  <w:rFonts w:ascii="宋体" w:hAnsi="宋体" w:cs="宋体" w:hint="eastAsia"/>
                  <w:color w:val="000000"/>
                  <w:sz w:val="21"/>
                  <w:szCs w:val="21"/>
                  <w:lang w:bidi="ar"/>
                </w:rPr>
                <w:t>演进路径分析</w:t>
              </w:r>
            </w:ins>
          </w:p>
        </w:tc>
        <w:tc>
          <w:tcPr>
            <w:tcW w:w="1000" w:type="pct"/>
            <w:tcBorders>
              <w:top w:val="nil"/>
              <w:left w:val="nil"/>
              <w:bottom w:val="single" w:sz="8" w:space="0" w:color="000000"/>
              <w:right w:val="single" w:sz="8" w:space="0" w:color="000000"/>
            </w:tcBorders>
            <w:shd w:val="clear" w:color="auto" w:fill="auto"/>
            <w:vAlign w:val="center"/>
            <w:tcPrChange w:id="92"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93" w:author="梦" w:date="2026-07-13T17:24:00Z"/>
                <w:rFonts w:ascii="宋体" w:hAnsi="宋体" w:cs="宋体"/>
                <w:color w:val="000000"/>
                <w:sz w:val="21"/>
                <w:szCs w:val="21"/>
              </w:rPr>
            </w:pPr>
            <w:ins w:id="94" w:author="梦" w:date="2026-07-13T17:24:00Z">
              <w:r>
                <w:rPr>
                  <w:rFonts w:ascii="宋体" w:hAnsi="宋体" w:cs="宋体" w:hint="eastAsia"/>
                  <w:color w:val="000000"/>
                  <w:sz w:val="21"/>
                  <w:szCs w:val="21"/>
                  <w:lang w:bidi="ar"/>
                </w:rPr>
                <w:t>系统依托大模型与小模型协同的混合架构，自动抽取并整合主流技术路线、难题瓶颈与实现方案。</w:t>
              </w:r>
            </w:ins>
          </w:p>
        </w:tc>
        <w:tc>
          <w:tcPr>
            <w:tcW w:w="1000" w:type="pct"/>
            <w:tcBorders>
              <w:top w:val="nil"/>
              <w:left w:val="nil"/>
              <w:bottom w:val="single" w:sz="8" w:space="0" w:color="000000"/>
              <w:right w:val="single" w:sz="8" w:space="0" w:color="000000"/>
            </w:tcBorders>
            <w:shd w:val="clear" w:color="auto" w:fill="auto"/>
            <w:vAlign w:val="center"/>
            <w:tcPrChange w:id="95"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96" w:author="梦" w:date="2026-07-13T17:24:00Z"/>
                <w:rFonts w:ascii="宋体" w:hAnsi="宋体" w:cs="宋体"/>
                <w:color w:val="000000"/>
                <w:sz w:val="21"/>
                <w:szCs w:val="21"/>
              </w:rPr>
            </w:pPr>
            <w:ins w:id="97"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3330"/>
          <w:ins w:id="98" w:author="梦" w:date="2026-07-13T17:24:00Z"/>
          <w:trPrChange w:id="99" w:author="梦" w:date="2026-07-13T17:25:00Z">
            <w:trPr>
              <w:trHeight w:val="333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00"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01" w:author="梦" w:date="2026-07-13T17:24:00Z"/>
                <w:rFonts w:ascii="宋体" w:hAnsi="宋体" w:cs="宋体"/>
                <w:color w:val="000000"/>
                <w:sz w:val="21"/>
                <w:szCs w:val="21"/>
              </w:rPr>
            </w:pPr>
            <w:ins w:id="102" w:author="梦" w:date="2026-07-13T17:24:00Z">
              <w:r>
                <w:rPr>
                  <w:rFonts w:ascii="宋体" w:hAnsi="宋体" w:cs="宋体" w:hint="eastAsia"/>
                  <w:color w:val="000000"/>
                  <w:sz w:val="21"/>
                  <w:szCs w:val="21"/>
                  <w:lang w:bidi="ar"/>
                </w:rPr>
                <w:t>3</w:t>
              </w:r>
            </w:ins>
          </w:p>
        </w:tc>
        <w:tc>
          <w:tcPr>
            <w:tcW w:w="1000" w:type="pct"/>
            <w:vMerge/>
            <w:tcBorders>
              <w:top w:val="nil"/>
              <w:left w:val="nil"/>
              <w:bottom w:val="single" w:sz="8" w:space="0" w:color="000000"/>
              <w:right w:val="single" w:sz="8" w:space="0" w:color="000000"/>
            </w:tcBorders>
            <w:shd w:val="clear" w:color="auto" w:fill="auto"/>
            <w:vAlign w:val="center"/>
            <w:tcPrChange w:id="103"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04"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05"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06" w:author="梦" w:date="2026-07-13T17:24:00Z"/>
                <w:rFonts w:ascii="宋体" w:hAnsi="宋体" w:cs="宋体"/>
                <w:color w:val="000000"/>
                <w:sz w:val="21"/>
                <w:szCs w:val="21"/>
              </w:rPr>
            </w:pPr>
            <w:ins w:id="107" w:author="梦" w:date="2026-07-13T17:24:00Z">
              <w:r>
                <w:rPr>
                  <w:rFonts w:ascii="宋体" w:hAnsi="宋体" w:cs="宋体" w:hint="eastAsia"/>
                  <w:color w:val="000000"/>
                  <w:sz w:val="21"/>
                  <w:szCs w:val="21"/>
                  <w:lang w:bidi="ar"/>
                </w:rPr>
                <w:t>重点目标画像</w:t>
              </w:r>
            </w:ins>
          </w:p>
        </w:tc>
        <w:tc>
          <w:tcPr>
            <w:tcW w:w="1000" w:type="pct"/>
            <w:tcBorders>
              <w:top w:val="nil"/>
              <w:left w:val="nil"/>
              <w:bottom w:val="single" w:sz="8" w:space="0" w:color="000000"/>
              <w:right w:val="single" w:sz="8" w:space="0" w:color="000000"/>
            </w:tcBorders>
            <w:shd w:val="clear" w:color="auto" w:fill="auto"/>
            <w:vAlign w:val="center"/>
            <w:tcPrChange w:id="108"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09" w:author="梦" w:date="2026-07-13T17:24:00Z"/>
                <w:rFonts w:ascii="宋体" w:hAnsi="宋体" w:cs="宋体"/>
                <w:color w:val="000000"/>
                <w:sz w:val="21"/>
                <w:szCs w:val="21"/>
              </w:rPr>
            </w:pPr>
            <w:ins w:id="110" w:author="梦" w:date="2026-07-13T17:24:00Z">
              <w:r>
                <w:rPr>
                  <w:rFonts w:ascii="宋体" w:hAnsi="宋体" w:cs="宋体" w:hint="eastAsia"/>
                  <w:color w:val="000000"/>
                  <w:sz w:val="21"/>
                  <w:szCs w:val="21"/>
                  <w:lang w:bidi="ar"/>
                </w:rPr>
                <w:t>系统依托大模型与小模型协同架构，自动抽取、融合并输出技术、项目、机构、人物四类实体的标准化画像数据。</w:t>
              </w:r>
            </w:ins>
          </w:p>
        </w:tc>
        <w:tc>
          <w:tcPr>
            <w:tcW w:w="1000" w:type="pct"/>
            <w:tcBorders>
              <w:top w:val="nil"/>
              <w:left w:val="nil"/>
              <w:bottom w:val="single" w:sz="8" w:space="0" w:color="000000"/>
              <w:right w:val="single" w:sz="8" w:space="0" w:color="000000"/>
            </w:tcBorders>
            <w:shd w:val="clear" w:color="auto" w:fill="auto"/>
            <w:vAlign w:val="center"/>
            <w:tcPrChange w:id="111"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12" w:author="梦" w:date="2026-07-13T17:24:00Z"/>
                <w:rFonts w:ascii="宋体" w:hAnsi="宋体" w:cs="宋体"/>
                <w:color w:val="000000"/>
                <w:sz w:val="21"/>
                <w:szCs w:val="21"/>
              </w:rPr>
            </w:pPr>
            <w:ins w:id="113"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3330"/>
          <w:ins w:id="114" w:author="梦" w:date="2026-07-13T17:24:00Z"/>
          <w:trPrChange w:id="115" w:author="梦" w:date="2026-07-13T17:25:00Z">
            <w:trPr>
              <w:trHeight w:val="333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16"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17" w:author="梦" w:date="2026-07-13T17:24:00Z"/>
                <w:rFonts w:ascii="宋体" w:hAnsi="宋体" w:cs="宋体"/>
                <w:color w:val="000000"/>
                <w:sz w:val="21"/>
                <w:szCs w:val="21"/>
              </w:rPr>
            </w:pPr>
            <w:ins w:id="118" w:author="梦" w:date="2026-07-13T17:24:00Z">
              <w:r>
                <w:rPr>
                  <w:rFonts w:ascii="宋体" w:hAnsi="宋体" w:cs="宋体" w:hint="eastAsia"/>
                  <w:color w:val="000000"/>
                  <w:sz w:val="21"/>
                  <w:szCs w:val="21"/>
                  <w:lang w:bidi="ar"/>
                </w:rPr>
                <w:t>4</w:t>
              </w:r>
            </w:ins>
          </w:p>
        </w:tc>
        <w:tc>
          <w:tcPr>
            <w:tcW w:w="1000" w:type="pct"/>
            <w:vMerge/>
            <w:tcBorders>
              <w:top w:val="nil"/>
              <w:left w:val="nil"/>
              <w:bottom w:val="single" w:sz="8" w:space="0" w:color="000000"/>
              <w:right w:val="single" w:sz="8" w:space="0" w:color="000000"/>
            </w:tcBorders>
            <w:shd w:val="clear" w:color="auto" w:fill="auto"/>
            <w:vAlign w:val="center"/>
            <w:tcPrChange w:id="119"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20"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21"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22" w:author="梦" w:date="2026-07-13T17:24:00Z"/>
                <w:rFonts w:ascii="宋体" w:hAnsi="宋体" w:cs="宋体"/>
                <w:color w:val="000000"/>
                <w:sz w:val="21"/>
                <w:szCs w:val="21"/>
              </w:rPr>
            </w:pPr>
            <w:ins w:id="123" w:author="梦" w:date="2026-07-13T17:24:00Z">
              <w:r>
                <w:rPr>
                  <w:rFonts w:ascii="宋体" w:hAnsi="宋体" w:cs="宋体" w:hint="eastAsia"/>
                  <w:color w:val="000000"/>
                  <w:sz w:val="21"/>
                  <w:szCs w:val="21"/>
                  <w:lang w:bidi="ar"/>
                </w:rPr>
                <w:t>碎片化信息聚合</w:t>
              </w:r>
            </w:ins>
          </w:p>
        </w:tc>
        <w:tc>
          <w:tcPr>
            <w:tcW w:w="1000" w:type="pct"/>
            <w:tcBorders>
              <w:top w:val="nil"/>
              <w:left w:val="nil"/>
              <w:bottom w:val="single" w:sz="8" w:space="0" w:color="000000"/>
              <w:right w:val="single" w:sz="8" w:space="0" w:color="000000"/>
            </w:tcBorders>
            <w:shd w:val="clear" w:color="auto" w:fill="auto"/>
            <w:vAlign w:val="center"/>
            <w:tcPrChange w:id="12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25" w:author="梦" w:date="2026-07-13T17:24:00Z"/>
                <w:rFonts w:ascii="宋体" w:hAnsi="宋体" w:cs="宋体"/>
                <w:color w:val="000000"/>
                <w:sz w:val="21"/>
                <w:szCs w:val="21"/>
              </w:rPr>
            </w:pPr>
            <w:ins w:id="126" w:author="梦" w:date="2026-07-13T17:24:00Z">
              <w:r>
                <w:rPr>
                  <w:rFonts w:ascii="宋体" w:hAnsi="宋体" w:cs="宋体" w:hint="eastAsia"/>
                  <w:color w:val="000000"/>
                  <w:sz w:val="21"/>
                  <w:szCs w:val="21"/>
                  <w:lang w:bidi="ar"/>
                </w:rPr>
                <w:t>系统依托自动化解析与大模型结构化提取能力，自动抓取并解析碎片化信息，分门别类形成标准化数据知识体系。</w:t>
              </w:r>
            </w:ins>
          </w:p>
        </w:tc>
        <w:tc>
          <w:tcPr>
            <w:tcW w:w="1000" w:type="pct"/>
            <w:tcBorders>
              <w:top w:val="nil"/>
              <w:left w:val="nil"/>
              <w:bottom w:val="single" w:sz="8" w:space="0" w:color="000000"/>
              <w:right w:val="single" w:sz="8" w:space="0" w:color="000000"/>
            </w:tcBorders>
            <w:shd w:val="clear" w:color="auto" w:fill="auto"/>
            <w:vAlign w:val="center"/>
            <w:tcPrChange w:id="127"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28" w:author="梦" w:date="2026-07-13T17:24:00Z"/>
                <w:rFonts w:ascii="宋体" w:hAnsi="宋体" w:cs="宋体"/>
                <w:color w:val="000000"/>
                <w:sz w:val="21"/>
                <w:szCs w:val="21"/>
              </w:rPr>
            </w:pPr>
            <w:ins w:id="129"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875"/>
          <w:ins w:id="130" w:author="梦" w:date="2026-07-13T17:24:00Z"/>
          <w:trPrChange w:id="131" w:author="梦" w:date="2026-07-13T17:25:00Z">
            <w:trPr>
              <w:trHeight w:val="487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32"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33" w:author="梦" w:date="2026-07-13T17:24:00Z"/>
                <w:rFonts w:ascii="宋体" w:hAnsi="宋体" w:cs="宋体"/>
                <w:color w:val="000000"/>
                <w:sz w:val="21"/>
                <w:szCs w:val="21"/>
              </w:rPr>
            </w:pPr>
            <w:ins w:id="134" w:author="梦" w:date="2026-07-13T17:24:00Z">
              <w:r>
                <w:rPr>
                  <w:rFonts w:ascii="宋体" w:hAnsi="宋体" w:cs="宋体" w:hint="eastAsia"/>
                  <w:color w:val="000000"/>
                  <w:sz w:val="21"/>
                  <w:szCs w:val="21"/>
                  <w:lang w:bidi="ar"/>
                </w:rPr>
                <w:t>5</w:t>
              </w:r>
            </w:ins>
          </w:p>
        </w:tc>
        <w:tc>
          <w:tcPr>
            <w:tcW w:w="1000" w:type="pct"/>
            <w:vMerge w:val="restart"/>
            <w:tcBorders>
              <w:top w:val="nil"/>
              <w:left w:val="nil"/>
              <w:bottom w:val="single" w:sz="8" w:space="0" w:color="000000"/>
              <w:right w:val="single" w:sz="8" w:space="0" w:color="000000"/>
            </w:tcBorders>
            <w:shd w:val="clear" w:color="auto" w:fill="auto"/>
            <w:vAlign w:val="center"/>
            <w:tcPrChange w:id="135" w:author="梦" w:date="2026-07-13T17:25:00Z">
              <w:tcPr>
                <w:tcW w:w="1080" w:type="dxa"/>
                <w:vMerge w:val="restart"/>
                <w:tcBorders>
                  <w:top w:val="nil"/>
                  <w:left w:val="nil"/>
                  <w:bottom w:val="single" w:sz="8" w:space="0" w:color="000000"/>
                  <w:right w:val="single" w:sz="8" w:space="0" w:color="000000"/>
                </w:tcBorders>
                <w:vAlign w:val="center"/>
              </w:tcPr>
            </w:tcPrChange>
          </w:tcPr>
          <w:p w:rsidR="00AE7AB2" w:rsidRDefault="00E10BB2">
            <w:pPr>
              <w:widowControl/>
              <w:jc w:val="center"/>
              <w:textAlignment w:val="center"/>
              <w:rPr>
                <w:ins w:id="136" w:author="梦" w:date="2026-07-13T17:24:00Z"/>
                <w:rFonts w:ascii="宋体" w:hAnsi="宋体" w:cs="宋体"/>
                <w:color w:val="000000"/>
                <w:sz w:val="21"/>
                <w:szCs w:val="21"/>
              </w:rPr>
            </w:pPr>
            <w:ins w:id="137" w:author="梦" w:date="2026-07-13T17:24:00Z">
              <w:r>
                <w:rPr>
                  <w:rFonts w:ascii="宋体" w:hAnsi="宋体" w:cs="宋体" w:hint="eastAsia"/>
                  <w:color w:val="000000"/>
                  <w:sz w:val="21"/>
                  <w:szCs w:val="21"/>
                  <w:lang w:bidi="ar"/>
                </w:rPr>
                <w:t>产业技术跟踪监测和态势感知工具</w:t>
              </w:r>
            </w:ins>
          </w:p>
        </w:tc>
        <w:tc>
          <w:tcPr>
            <w:tcW w:w="1000" w:type="pct"/>
            <w:tcBorders>
              <w:top w:val="nil"/>
              <w:left w:val="nil"/>
              <w:bottom w:val="single" w:sz="8" w:space="0" w:color="000000"/>
              <w:right w:val="single" w:sz="8" w:space="0" w:color="000000"/>
            </w:tcBorders>
            <w:shd w:val="clear" w:color="auto" w:fill="auto"/>
            <w:vAlign w:val="center"/>
            <w:tcPrChange w:id="138"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39" w:author="梦" w:date="2026-07-13T17:24:00Z"/>
                <w:rFonts w:ascii="宋体" w:hAnsi="宋体" w:cs="宋体"/>
                <w:color w:val="000000"/>
                <w:sz w:val="21"/>
                <w:szCs w:val="21"/>
              </w:rPr>
            </w:pPr>
            <w:ins w:id="140" w:author="梦" w:date="2026-07-13T17:24:00Z">
              <w:r>
                <w:rPr>
                  <w:rFonts w:ascii="宋体" w:hAnsi="宋体" w:cs="宋体" w:hint="eastAsia"/>
                  <w:color w:val="000000"/>
                  <w:sz w:val="21"/>
                  <w:szCs w:val="21"/>
                  <w:lang w:bidi="ar"/>
                </w:rPr>
                <w:t>产业链识别感知</w:t>
              </w:r>
            </w:ins>
          </w:p>
        </w:tc>
        <w:tc>
          <w:tcPr>
            <w:tcW w:w="1000" w:type="pct"/>
            <w:tcBorders>
              <w:top w:val="nil"/>
              <w:left w:val="nil"/>
              <w:bottom w:val="single" w:sz="8" w:space="0" w:color="000000"/>
              <w:right w:val="single" w:sz="8" w:space="0" w:color="000000"/>
            </w:tcBorders>
            <w:shd w:val="clear" w:color="auto" w:fill="auto"/>
            <w:vAlign w:val="center"/>
            <w:tcPrChange w:id="141"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42" w:author="梦" w:date="2026-07-13T17:24:00Z"/>
                <w:rFonts w:ascii="宋体" w:hAnsi="宋体" w:cs="宋体"/>
                <w:color w:val="000000"/>
                <w:sz w:val="21"/>
                <w:szCs w:val="21"/>
              </w:rPr>
            </w:pPr>
            <w:ins w:id="143" w:author="梦" w:date="2026-07-13T17:24:00Z">
              <w:r>
                <w:rPr>
                  <w:rFonts w:ascii="宋体" w:hAnsi="宋体" w:cs="宋体" w:hint="eastAsia"/>
                  <w:color w:val="000000"/>
                  <w:sz w:val="21"/>
                  <w:szCs w:val="21"/>
                  <w:lang w:bidi="ar"/>
                </w:rPr>
                <w:t>系统基于规模体量、结构完整度、空间集聚度、技术</w:t>
              </w:r>
              <w:proofErr w:type="gramStart"/>
              <w:r>
                <w:rPr>
                  <w:rFonts w:ascii="宋体" w:hAnsi="宋体" w:cs="宋体" w:hint="eastAsia"/>
                  <w:color w:val="000000"/>
                  <w:sz w:val="21"/>
                  <w:szCs w:val="21"/>
                  <w:lang w:bidi="ar"/>
                </w:rPr>
                <w:t>风险度四大</w:t>
              </w:r>
              <w:proofErr w:type="gramEnd"/>
              <w:r>
                <w:rPr>
                  <w:rFonts w:ascii="宋体" w:hAnsi="宋体" w:cs="宋体" w:hint="eastAsia"/>
                  <w:color w:val="000000"/>
                  <w:sz w:val="21"/>
                  <w:szCs w:val="21"/>
                  <w:lang w:bidi="ar"/>
                </w:rPr>
                <w:t>维度构建评价模型，自动识别产业</w:t>
              </w:r>
              <w:proofErr w:type="gramStart"/>
              <w:r>
                <w:rPr>
                  <w:rFonts w:ascii="宋体" w:hAnsi="宋体" w:cs="宋体" w:hint="eastAsia"/>
                  <w:color w:val="000000"/>
                  <w:sz w:val="21"/>
                  <w:szCs w:val="21"/>
                  <w:lang w:bidi="ar"/>
                </w:rPr>
                <w:t>链当前</w:t>
              </w:r>
              <w:proofErr w:type="gramEnd"/>
              <w:r>
                <w:rPr>
                  <w:rFonts w:ascii="宋体" w:hAnsi="宋体" w:cs="宋体" w:hint="eastAsia"/>
                  <w:color w:val="000000"/>
                  <w:sz w:val="21"/>
                  <w:szCs w:val="21"/>
                  <w:lang w:bidi="ar"/>
                </w:rPr>
                <w:t>状态，动态监测变化趋势，并输出产业</w:t>
              </w:r>
              <w:proofErr w:type="gramStart"/>
              <w:r>
                <w:rPr>
                  <w:rFonts w:ascii="宋体" w:hAnsi="宋体" w:cs="宋体" w:hint="eastAsia"/>
                  <w:color w:val="000000"/>
                  <w:sz w:val="21"/>
                  <w:szCs w:val="21"/>
                  <w:lang w:bidi="ar"/>
                </w:rPr>
                <w:t>链健康度与研</w:t>
              </w:r>
              <w:proofErr w:type="gramEnd"/>
              <w:r>
                <w:rPr>
                  <w:rFonts w:ascii="宋体" w:hAnsi="宋体" w:cs="宋体" w:hint="eastAsia"/>
                  <w:color w:val="000000"/>
                  <w:sz w:val="21"/>
                  <w:szCs w:val="21"/>
                  <w:lang w:bidi="ar"/>
                </w:rPr>
                <w:t>判结果。</w:t>
              </w:r>
            </w:ins>
          </w:p>
        </w:tc>
        <w:tc>
          <w:tcPr>
            <w:tcW w:w="1000" w:type="pct"/>
            <w:tcBorders>
              <w:top w:val="nil"/>
              <w:left w:val="nil"/>
              <w:bottom w:val="single" w:sz="8" w:space="0" w:color="000000"/>
              <w:right w:val="single" w:sz="8" w:space="0" w:color="000000"/>
            </w:tcBorders>
            <w:shd w:val="clear" w:color="auto" w:fill="auto"/>
            <w:vAlign w:val="center"/>
            <w:tcPrChange w:id="14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45" w:author="梦" w:date="2026-07-13T17:24:00Z"/>
                <w:rFonts w:ascii="宋体" w:hAnsi="宋体" w:cs="宋体"/>
                <w:color w:val="000000"/>
                <w:sz w:val="21"/>
                <w:szCs w:val="21"/>
              </w:rPr>
            </w:pPr>
            <w:ins w:id="146"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860"/>
          <w:ins w:id="147" w:author="梦" w:date="2026-07-13T17:24:00Z"/>
          <w:trPrChange w:id="148" w:author="梦" w:date="2026-07-13T17:25:00Z">
            <w:trPr>
              <w:trHeight w:val="486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49"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50" w:author="梦" w:date="2026-07-13T17:24:00Z"/>
                <w:rFonts w:ascii="宋体" w:hAnsi="宋体" w:cs="宋体"/>
                <w:color w:val="000000"/>
                <w:sz w:val="21"/>
                <w:szCs w:val="21"/>
              </w:rPr>
            </w:pPr>
            <w:ins w:id="151" w:author="梦" w:date="2026-07-13T17:24:00Z">
              <w:r>
                <w:rPr>
                  <w:rFonts w:ascii="宋体" w:hAnsi="宋体" w:cs="宋体" w:hint="eastAsia"/>
                  <w:color w:val="000000"/>
                  <w:sz w:val="21"/>
                  <w:szCs w:val="21"/>
                  <w:lang w:bidi="ar"/>
                </w:rPr>
                <w:t>6</w:t>
              </w:r>
            </w:ins>
          </w:p>
        </w:tc>
        <w:tc>
          <w:tcPr>
            <w:tcW w:w="1000" w:type="pct"/>
            <w:vMerge/>
            <w:tcBorders>
              <w:top w:val="nil"/>
              <w:left w:val="nil"/>
              <w:bottom w:val="single" w:sz="8" w:space="0" w:color="000000"/>
              <w:right w:val="single" w:sz="8" w:space="0" w:color="000000"/>
            </w:tcBorders>
            <w:shd w:val="clear" w:color="auto" w:fill="auto"/>
            <w:vAlign w:val="center"/>
            <w:tcPrChange w:id="152"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53"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5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55" w:author="梦" w:date="2026-07-13T17:24:00Z"/>
                <w:rFonts w:ascii="宋体" w:hAnsi="宋体" w:cs="宋体"/>
                <w:color w:val="000000"/>
                <w:sz w:val="21"/>
                <w:szCs w:val="21"/>
              </w:rPr>
            </w:pPr>
            <w:ins w:id="156" w:author="梦" w:date="2026-07-13T17:24:00Z">
              <w:r>
                <w:rPr>
                  <w:rFonts w:ascii="宋体" w:hAnsi="宋体" w:cs="宋体" w:hint="eastAsia"/>
                  <w:color w:val="000000"/>
                  <w:sz w:val="21"/>
                  <w:szCs w:val="21"/>
                  <w:lang w:bidi="ar"/>
                </w:rPr>
                <w:t>产业人才识别发现</w:t>
              </w:r>
            </w:ins>
          </w:p>
        </w:tc>
        <w:tc>
          <w:tcPr>
            <w:tcW w:w="1000" w:type="pct"/>
            <w:tcBorders>
              <w:top w:val="nil"/>
              <w:left w:val="nil"/>
              <w:bottom w:val="single" w:sz="8" w:space="0" w:color="000000"/>
              <w:right w:val="single" w:sz="8" w:space="0" w:color="000000"/>
            </w:tcBorders>
            <w:shd w:val="clear" w:color="auto" w:fill="auto"/>
            <w:vAlign w:val="center"/>
            <w:tcPrChange w:id="157"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58" w:author="梦" w:date="2026-07-13T17:24:00Z"/>
                <w:rFonts w:ascii="宋体" w:hAnsi="宋体" w:cs="宋体"/>
                <w:color w:val="000000"/>
                <w:sz w:val="21"/>
                <w:szCs w:val="21"/>
              </w:rPr>
            </w:pPr>
            <w:ins w:id="159" w:author="梦" w:date="2026-07-13T17:24:00Z">
              <w:r>
                <w:rPr>
                  <w:rFonts w:ascii="宋体" w:hAnsi="宋体" w:cs="宋体" w:hint="eastAsia"/>
                  <w:color w:val="000000"/>
                  <w:sz w:val="21"/>
                  <w:szCs w:val="21"/>
                  <w:lang w:bidi="ar"/>
                </w:rPr>
                <w:t>系统构建涵盖基础属性、科研能力、合作生态、成果产出四大维度的人才评价体系，支持产业高端人才与潜力人才的自动化筛选、画像生成、价值评估及动态跟踪。</w:t>
              </w:r>
            </w:ins>
          </w:p>
        </w:tc>
        <w:tc>
          <w:tcPr>
            <w:tcW w:w="1000" w:type="pct"/>
            <w:tcBorders>
              <w:top w:val="nil"/>
              <w:left w:val="nil"/>
              <w:bottom w:val="single" w:sz="8" w:space="0" w:color="000000"/>
              <w:right w:val="single" w:sz="8" w:space="0" w:color="000000"/>
            </w:tcBorders>
            <w:shd w:val="clear" w:color="auto" w:fill="auto"/>
            <w:vAlign w:val="center"/>
            <w:tcPrChange w:id="16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61" w:author="梦" w:date="2026-07-13T17:24:00Z"/>
                <w:rFonts w:ascii="宋体" w:hAnsi="宋体" w:cs="宋体"/>
                <w:color w:val="000000"/>
                <w:sz w:val="21"/>
                <w:szCs w:val="21"/>
              </w:rPr>
            </w:pPr>
            <w:ins w:id="162"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5115"/>
          <w:ins w:id="163" w:author="梦" w:date="2026-07-13T17:24:00Z"/>
          <w:trPrChange w:id="164" w:author="梦" w:date="2026-07-13T17:25:00Z">
            <w:trPr>
              <w:trHeight w:val="511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65"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66" w:author="梦" w:date="2026-07-13T17:24:00Z"/>
                <w:rFonts w:ascii="宋体" w:hAnsi="宋体" w:cs="宋体"/>
                <w:color w:val="000000"/>
                <w:sz w:val="21"/>
                <w:szCs w:val="21"/>
              </w:rPr>
            </w:pPr>
            <w:ins w:id="167" w:author="梦" w:date="2026-07-13T17:24:00Z">
              <w:r>
                <w:rPr>
                  <w:rFonts w:ascii="宋体" w:hAnsi="宋体" w:cs="宋体" w:hint="eastAsia"/>
                  <w:color w:val="000000"/>
                  <w:sz w:val="21"/>
                  <w:szCs w:val="21"/>
                  <w:lang w:bidi="ar"/>
                </w:rPr>
                <w:t>7</w:t>
              </w:r>
            </w:ins>
          </w:p>
        </w:tc>
        <w:tc>
          <w:tcPr>
            <w:tcW w:w="1000" w:type="pct"/>
            <w:vMerge/>
            <w:tcBorders>
              <w:top w:val="nil"/>
              <w:left w:val="nil"/>
              <w:bottom w:val="single" w:sz="8" w:space="0" w:color="000000"/>
              <w:right w:val="single" w:sz="8" w:space="0" w:color="000000"/>
            </w:tcBorders>
            <w:shd w:val="clear" w:color="auto" w:fill="auto"/>
            <w:vAlign w:val="center"/>
            <w:tcPrChange w:id="168"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69"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7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71" w:author="梦" w:date="2026-07-13T17:24:00Z"/>
                <w:rFonts w:ascii="宋体" w:hAnsi="宋体" w:cs="宋体"/>
                <w:color w:val="000000"/>
                <w:sz w:val="21"/>
                <w:szCs w:val="21"/>
              </w:rPr>
            </w:pPr>
            <w:ins w:id="172" w:author="梦" w:date="2026-07-13T17:24:00Z">
              <w:r>
                <w:rPr>
                  <w:rFonts w:ascii="宋体" w:hAnsi="宋体" w:cs="宋体" w:hint="eastAsia"/>
                  <w:color w:val="000000"/>
                  <w:sz w:val="21"/>
                  <w:szCs w:val="21"/>
                  <w:lang w:bidi="ar"/>
                </w:rPr>
                <w:t>产业前沿关键技术转化态势感知</w:t>
              </w:r>
            </w:ins>
          </w:p>
        </w:tc>
        <w:tc>
          <w:tcPr>
            <w:tcW w:w="1000" w:type="pct"/>
            <w:tcBorders>
              <w:top w:val="nil"/>
              <w:left w:val="nil"/>
              <w:bottom w:val="single" w:sz="8" w:space="0" w:color="000000"/>
              <w:right w:val="single" w:sz="8" w:space="0" w:color="000000"/>
            </w:tcBorders>
            <w:shd w:val="clear" w:color="auto" w:fill="auto"/>
            <w:vAlign w:val="center"/>
            <w:tcPrChange w:id="17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74" w:author="梦" w:date="2026-07-13T17:24:00Z"/>
                <w:rFonts w:ascii="宋体" w:hAnsi="宋体" w:cs="宋体"/>
                <w:color w:val="000000"/>
                <w:sz w:val="21"/>
                <w:szCs w:val="21"/>
              </w:rPr>
            </w:pPr>
            <w:ins w:id="175" w:author="梦" w:date="2026-07-13T17:24:00Z">
              <w:r>
                <w:rPr>
                  <w:rFonts w:ascii="宋体" w:hAnsi="宋体" w:cs="宋体" w:hint="eastAsia"/>
                  <w:color w:val="000000"/>
                  <w:sz w:val="21"/>
                  <w:szCs w:val="21"/>
                  <w:lang w:bidi="ar"/>
                </w:rPr>
                <w:t>系统从研发资源投入、技术质量成熟度、技术影响力、产学研协同转化四个维</w:t>
              </w:r>
              <w:proofErr w:type="gramStart"/>
              <w:r>
                <w:rPr>
                  <w:rFonts w:ascii="宋体" w:hAnsi="宋体" w:cs="宋体" w:hint="eastAsia"/>
                  <w:color w:val="000000"/>
                  <w:sz w:val="21"/>
                  <w:szCs w:val="21"/>
                  <w:lang w:bidi="ar"/>
                </w:rPr>
                <w:t>度建立</w:t>
              </w:r>
              <w:proofErr w:type="gramEnd"/>
              <w:r>
                <w:rPr>
                  <w:rFonts w:ascii="宋体" w:hAnsi="宋体" w:cs="宋体" w:hint="eastAsia"/>
                  <w:color w:val="000000"/>
                  <w:sz w:val="21"/>
                  <w:szCs w:val="21"/>
                  <w:lang w:bidi="ar"/>
                </w:rPr>
                <w:t>评估指标体系，对关键技术的转化态势进行定量打分与等级划分，生成技术转化效率与风险提示。</w:t>
              </w:r>
            </w:ins>
          </w:p>
        </w:tc>
        <w:tc>
          <w:tcPr>
            <w:tcW w:w="1000" w:type="pct"/>
            <w:tcBorders>
              <w:top w:val="nil"/>
              <w:left w:val="nil"/>
              <w:bottom w:val="single" w:sz="8" w:space="0" w:color="000000"/>
              <w:right w:val="single" w:sz="8" w:space="0" w:color="000000"/>
            </w:tcBorders>
            <w:shd w:val="clear" w:color="auto" w:fill="auto"/>
            <w:vAlign w:val="center"/>
            <w:tcPrChange w:id="17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77" w:author="梦" w:date="2026-07-13T17:24:00Z"/>
                <w:rFonts w:ascii="宋体" w:hAnsi="宋体" w:cs="宋体"/>
                <w:color w:val="000000"/>
                <w:sz w:val="21"/>
                <w:szCs w:val="21"/>
              </w:rPr>
            </w:pPr>
            <w:ins w:id="178"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3330"/>
          <w:ins w:id="179" w:author="梦" w:date="2026-07-13T17:24:00Z"/>
          <w:trPrChange w:id="180" w:author="梦" w:date="2026-07-13T17:25:00Z">
            <w:trPr>
              <w:trHeight w:val="333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81"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82" w:author="梦" w:date="2026-07-13T17:24:00Z"/>
                <w:rFonts w:ascii="宋体" w:hAnsi="宋体" w:cs="宋体"/>
                <w:color w:val="000000"/>
                <w:sz w:val="21"/>
                <w:szCs w:val="21"/>
              </w:rPr>
            </w:pPr>
            <w:ins w:id="183" w:author="梦" w:date="2026-07-13T17:24:00Z">
              <w:r>
                <w:rPr>
                  <w:rFonts w:ascii="宋体" w:hAnsi="宋体" w:cs="宋体" w:hint="eastAsia"/>
                  <w:color w:val="000000"/>
                  <w:sz w:val="21"/>
                  <w:szCs w:val="21"/>
                  <w:lang w:bidi="ar"/>
                </w:rPr>
                <w:t>8</w:t>
              </w:r>
            </w:ins>
          </w:p>
        </w:tc>
        <w:tc>
          <w:tcPr>
            <w:tcW w:w="1000" w:type="pct"/>
            <w:vMerge/>
            <w:tcBorders>
              <w:top w:val="nil"/>
              <w:left w:val="nil"/>
              <w:bottom w:val="single" w:sz="8" w:space="0" w:color="000000"/>
              <w:right w:val="single" w:sz="8" w:space="0" w:color="000000"/>
            </w:tcBorders>
            <w:shd w:val="clear" w:color="auto" w:fill="auto"/>
            <w:vAlign w:val="center"/>
            <w:tcPrChange w:id="184"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185"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18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87" w:author="梦" w:date="2026-07-13T17:24:00Z"/>
                <w:rFonts w:ascii="宋体" w:hAnsi="宋体" w:cs="宋体"/>
                <w:color w:val="000000"/>
                <w:sz w:val="21"/>
                <w:szCs w:val="21"/>
              </w:rPr>
            </w:pPr>
            <w:ins w:id="188" w:author="梦" w:date="2026-07-13T17:24:00Z">
              <w:r>
                <w:rPr>
                  <w:rFonts w:ascii="宋体" w:hAnsi="宋体" w:cs="宋体" w:hint="eastAsia"/>
                  <w:color w:val="000000"/>
                  <w:sz w:val="21"/>
                  <w:szCs w:val="21"/>
                  <w:lang w:bidi="ar"/>
                </w:rPr>
                <w:t>重点技术演进路径态势感知</w:t>
              </w:r>
            </w:ins>
          </w:p>
        </w:tc>
        <w:tc>
          <w:tcPr>
            <w:tcW w:w="1000" w:type="pct"/>
            <w:tcBorders>
              <w:top w:val="nil"/>
              <w:left w:val="nil"/>
              <w:bottom w:val="single" w:sz="8" w:space="0" w:color="000000"/>
              <w:right w:val="single" w:sz="8" w:space="0" w:color="000000"/>
            </w:tcBorders>
            <w:shd w:val="clear" w:color="auto" w:fill="auto"/>
            <w:vAlign w:val="center"/>
            <w:tcPrChange w:id="18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90" w:author="梦" w:date="2026-07-13T17:24:00Z"/>
                <w:rFonts w:ascii="宋体" w:hAnsi="宋体" w:cs="宋体"/>
                <w:color w:val="000000"/>
                <w:sz w:val="21"/>
                <w:szCs w:val="21"/>
              </w:rPr>
            </w:pPr>
            <w:ins w:id="191" w:author="梦" w:date="2026-07-13T17:24:00Z">
              <w:r>
                <w:rPr>
                  <w:rFonts w:ascii="宋体" w:hAnsi="宋体" w:cs="宋体" w:hint="eastAsia"/>
                  <w:color w:val="000000"/>
                  <w:sz w:val="21"/>
                  <w:szCs w:val="21"/>
                  <w:lang w:bidi="ar"/>
                </w:rPr>
                <w:t>系统依托大模型与小模型协同框架，智能提取并融合技术新动向、未来演化图等态势要素，生成技术演进</w:t>
              </w:r>
              <w:proofErr w:type="gramStart"/>
              <w:r>
                <w:rPr>
                  <w:rFonts w:ascii="宋体" w:hAnsi="宋体" w:cs="宋体" w:hint="eastAsia"/>
                  <w:color w:val="000000"/>
                  <w:sz w:val="21"/>
                  <w:szCs w:val="21"/>
                  <w:lang w:bidi="ar"/>
                </w:rPr>
                <w:t>研</w:t>
              </w:r>
              <w:proofErr w:type="gramEnd"/>
              <w:r>
                <w:rPr>
                  <w:rFonts w:ascii="宋体" w:hAnsi="宋体" w:cs="宋体" w:hint="eastAsia"/>
                  <w:color w:val="000000"/>
                  <w:sz w:val="21"/>
                  <w:szCs w:val="21"/>
                  <w:lang w:bidi="ar"/>
                </w:rPr>
                <w:t>判报告。</w:t>
              </w:r>
            </w:ins>
          </w:p>
        </w:tc>
        <w:tc>
          <w:tcPr>
            <w:tcW w:w="1000" w:type="pct"/>
            <w:tcBorders>
              <w:top w:val="nil"/>
              <w:left w:val="nil"/>
              <w:bottom w:val="single" w:sz="8" w:space="0" w:color="000000"/>
              <w:right w:val="single" w:sz="8" w:space="0" w:color="000000"/>
            </w:tcBorders>
            <w:shd w:val="clear" w:color="auto" w:fill="auto"/>
            <w:vAlign w:val="center"/>
            <w:tcPrChange w:id="192"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193" w:author="梦" w:date="2026-07-13T17:24:00Z"/>
                <w:rFonts w:ascii="宋体" w:hAnsi="宋体" w:cs="宋体"/>
                <w:color w:val="000000"/>
                <w:sz w:val="21"/>
                <w:szCs w:val="21"/>
              </w:rPr>
            </w:pPr>
            <w:ins w:id="194"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860"/>
          <w:ins w:id="195" w:author="梦" w:date="2026-07-13T17:24:00Z"/>
          <w:trPrChange w:id="196" w:author="梦" w:date="2026-07-13T17:25:00Z">
            <w:trPr>
              <w:trHeight w:val="486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197"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198" w:author="梦" w:date="2026-07-13T17:24:00Z"/>
                <w:rFonts w:ascii="宋体" w:hAnsi="宋体" w:cs="宋体"/>
                <w:color w:val="000000"/>
                <w:sz w:val="21"/>
                <w:szCs w:val="21"/>
              </w:rPr>
            </w:pPr>
            <w:ins w:id="199" w:author="梦" w:date="2026-07-13T17:24:00Z">
              <w:r>
                <w:rPr>
                  <w:rFonts w:ascii="宋体" w:hAnsi="宋体" w:cs="宋体" w:hint="eastAsia"/>
                  <w:color w:val="000000"/>
                  <w:sz w:val="21"/>
                  <w:szCs w:val="21"/>
                  <w:lang w:bidi="ar"/>
                </w:rPr>
                <w:t>9</w:t>
              </w:r>
            </w:ins>
          </w:p>
        </w:tc>
        <w:tc>
          <w:tcPr>
            <w:tcW w:w="1000" w:type="pct"/>
            <w:vMerge/>
            <w:tcBorders>
              <w:top w:val="nil"/>
              <w:left w:val="nil"/>
              <w:bottom w:val="single" w:sz="8" w:space="0" w:color="000000"/>
              <w:right w:val="single" w:sz="8" w:space="0" w:color="000000"/>
            </w:tcBorders>
            <w:shd w:val="clear" w:color="auto" w:fill="auto"/>
            <w:vAlign w:val="center"/>
            <w:tcPrChange w:id="200"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01"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02"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03" w:author="梦" w:date="2026-07-13T17:24:00Z"/>
                <w:rFonts w:ascii="宋体" w:hAnsi="宋体" w:cs="宋体"/>
                <w:color w:val="000000"/>
                <w:sz w:val="21"/>
                <w:szCs w:val="21"/>
              </w:rPr>
            </w:pPr>
            <w:ins w:id="204" w:author="梦" w:date="2026-07-13T17:24:00Z">
              <w:r>
                <w:rPr>
                  <w:rFonts w:ascii="宋体" w:hAnsi="宋体" w:cs="宋体" w:hint="eastAsia"/>
                  <w:color w:val="000000"/>
                  <w:sz w:val="21"/>
                  <w:szCs w:val="21"/>
                  <w:lang w:bidi="ar"/>
                </w:rPr>
                <w:t>产业规划布局态势感知</w:t>
              </w:r>
            </w:ins>
          </w:p>
        </w:tc>
        <w:tc>
          <w:tcPr>
            <w:tcW w:w="1000" w:type="pct"/>
            <w:tcBorders>
              <w:top w:val="nil"/>
              <w:left w:val="nil"/>
              <w:bottom w:val="single" w:sz="8" w:space="0" w:color="000000"/>
              <w:right w:val="single" w:sz="8" w:space="0" w:color="000000"/>
            </w:tcBorders>
            <w:shd w:val="clear" w:color="auto" w:fill="auto"/>
            <w:vAlign w:val="center"/>
            <w:tcPrChange w:id="205"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06" w:author="梦" w:date="2026-07-13T17:24:00Z"/>
                <w:rFonts w:ascii="宋体" w:hAnsi="宋体" w:cs="宋体"/>
                <w:color w:val="000000"/>
                <w:sz w:val="21"/>
                <w:szCs w:val="21"/>
              </w:rPr>
            </w:pPr>
            <w:ins w:id="207" w:author="梦" w:date="2026-07-13T17:24:00Z">
              <w:r>
                <w:rPr>
                  <w:rFonts w:ascii="宋体" w:hAnsi="宋体" w:cs="宋体" w:hint="eastAsia"/>
                  <w:color w:val="000000"/>
                  <w:sz w:val="21"/>
                  <w:szCs w:val="21"/>
                  <w:lang w:bidi="ar"/>
                </w:rPr>
                <w:t>系统围绕市场竞争、技术创新、投资发展、空间聚集、合</w:t>
              </w:r>
              <w:proofErr w:type="gramStart"/>
              <w:r>
                <w:rPr>
                  <w:rFonts w:ascii="宋体" w:hAnsi="宋体" w:cs="宋体" w:hint="eastAsia"/>
                  <w:color w:val="000000"/>
                  <w:sz w:val="21"/>
                  <w:szCs w:val="21"/>
                  <w:lang w:bidi="ar"/>
                </w:rPr>
                <w:t>规</w:t>
              </w:r>
              <w:proofErr w:type="gramEnd"/>
              <w:r>
                <w:rPr>
                  <w:rFonts w:ascii="宋体" w:hAnsi="宋体" w:cs="宋体" w:hint="eastAsia"/>
                  <w:color w:val="000000"/>
                  <w:sz w:val="21"/>
                  <w:szCs w:val="21"/>
                  <w:lang w:bidi="ar"/>
                </w:rPr>
                <w:t>风险五大维度，量化区域产业发展综合态势，识别布局态势趋势，并输出产业规划优先级与等级判定建议。</w:t>
              </w:r>
            </w:ins>
          </w:p>
        </w:tc>
        <w:tc>
          <w:tcPr>
            <w:tcW w:w="1000" w:type="pct"/>
            <w:tcBorders>
              <w:top w:val="nil"/>
              <w:left w:val="nil"/>
              <w:bottom w:val="single" w:sz="8" w:space="0" w:color="000000"/>
              <w:right w:val="single" w:sz="8" w:space="0" w:color="000000"/>
            </w:tcBorders>
            <w:shd w:val="clear" w:color="auto" w:fill="auto"/>
            <w:vAlign w:val="center"/>
            <w:tcPrChange w:id="208"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09" w:author="梦" w:date="2026-07-13T17:24:00Z"/>
                <w:rFonts w:ascii="宋体" w:hAnsi="宋体" w:cs="宋体"/>
                <w:color w:val="000000"/>
                <w:sz w:val="21"/>
                <w:szCs w:val="21"/>
              </w:rPr>
            </w:pPr>
            <w:ins w:id="210"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605"/>
          <w:ins w:id="211" w:author="梦" w:date="2026-07-13T17:24:00Z"/>
          <w:trPrChange w:id="212" w:author="梦" w:date="2026-07-13T17:25:00Z">
            <w:trPr>
              <w:trHeight w:val="460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13"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14" w:author="梦" w:date="2026-07-13T17:24:00Z"/>
                <w:rFonts w:ascii="宋体" w:hAnsi="宋体" w:cs="宋体"/>
                <w:color w:val="000000"/>
                <w:sz w:val="21"/>
                <w:szCs w:val="21"/>
              </w:rPr>
            </w:pPr>
            <w:ins w:id="215" w:author="梦" w:date="2026-07-13T17:24:00Z">
              <w:r>
                <w:rPr>
                  <w:rFonts w:ascii="宋体" w:hAnsi="宋体" w:cs="宋体" w:hint="eastAsia"/>
                  <w:color w:val="000000"/>
                  <w:sz w:val="21"/>
                  <w:szCs w:val="21"/>
                  <w:lang w:bidi="ar"/>
                </w:rPr>
                <w:t>10</w:t>
              </w:r>
            </w:ins>
          </w:p>
        </w:tc>
        <w:tc>
          <w:tcPr>
            <w:tcW w:w="1000" w:type="pct"/>
            <w:vMerge/>
            <w:tcBorders>
              <w:top w:val="nil"/>
              <w:left w:val="nil"/>
              <w:bottom w:val="single" w:sz="8" w:space="0" w:color="000000"/>
              <w:right w:val="single" w:sz="8" w:space="0" w:color="000000"/>
            </w:tcBorders>
            <w:shd w:val="clear" w:color="auto" w:fill="auto"/>
            <w:vAlign w:val="center"/>
            <w:tcPrChange w:id="216"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17"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18"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19" w:author="梦" w:date="2026-07-13T17:24:00Z"/>
                <w:rFonts w:ascii="宋体" w:hAnsi="宋体" w:cs="宋体"/>
                <w:color w:val="000000"/>
                <w:sz w:val="21"/>
                <w:szCs w:val="21"/>
              </w:rPr>
            </w:pPr>
            <w:ins w:id="220" w:author="梦" w:date="2026-07-13T17:24:00Z">
              <w:r>
                <w:rPr>
                  <w:rFonts w:ascii="宋体" w:hAnsi="宋体" w:cs="宋体" w:hint="eastAsia"/>
                  <w:color w:val="000000"/>
                  <w:sz w:val="21"/>
                  <w:szCs w:val="21"/>
                  <w:lang w:bidi="ar"/>
                </w:rPr>
                <w:t>市场风险识别管理</w:t>
              </w:r>
            </w:ins>
          </w:p>
        </w:tc>
        <w:tc>
          <w:tcPr>
            <w:tcW w:w="1000" w:type="pct"/>
            <w:tcBorders>
              <w:top w:val="nil"/>
              <w:left w:val="nil"/>
              <w:bottom w:val="single" w:sz="8" w:space="0" w:color="000000"/>
              <w:right w:val="single" w:sz="8" w:space="0" w:color="000000"/>
            </w:tcBorders>
            <w:shd w:val="clear" w:color="auto" w:fill="auto"/>
            <w:vAlign w:val="center"/>
            <w:tcPrChange w:id="221"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22" w:author="梦" w:date="2026-07-13T17:24:00Z"/>
                <w:rFonts w:ascii="宋体" w:hAnsi="宋体" w:cs="宋体"/>
                <w:color w:val="000000"/>
                <w:sz w:val="21"/>
                <w:szCs w:val="21"/>
              </w:rPr>
            </w:pPr>
            <w:ins w:id="223" w:author="梦" w:date="2026-07-13T17:24:00Z">
              <w:r>
                <w:rPr>
                  <w:rFonts w:ascii="宋体" w:hAnsi="宋体" w:cs="宋体" w:hint="eastAsia"/>
                  <w:color w:val="000000"/>
                  <w:sz w:val="21"/>
                  <w:szCs w:val="21"/>
                  <w:lang w:bidi="ar"/>
                </w:rPr>
                <w:t>系统构建涵盖市场经营、市场需求、市场财务、供应链四个风险类别的风险监测体系，实现风险信号自动捕捉、风险等级评估和前置预警，支持风险成因追溯。</w:t>
              </w:r>
            </w:ins>
          </w:p>
        </w:tc>
        <w:tc>
          <w:tcPr>
            <w:tcW w:w="1000" w:type="pct"/>
            <w:tcBorders>
              <w:top w:val="nil"/>
              <w:left w:val="nil"/>
              <w:bottom w:val="single" w:sz="8" w:space="0" w:color="000000"/>
              <w:right w:val="single" w:sz="8" w:space="0" w:color="000000"/>
            </w:tcBorders>
            <w:shd w:val="clear" w:color="auto" w:fill="auto"/>
            <w:vAlign w:val="center"/>
            <w:tcPrChange w:id="22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25" w:author="梦" w:date="2026-07-13T17:24:00Z"/>
                <w:rFonts w:ascii="宋体" w:hAnsi="宋体" w:cs="宋体"/>
                <w:color w:val="000000"/>
                <w:sz w:val="21"/>
                <w:szCs w:val="21"/>
              </w:rPr>
            </w:pPr>
            <w:ins w:id="226"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3585"/>
          <w:ins w:id="227" w:author="梦" w:date="2026-07-13T17:24:00Z"/>
          <w:trPrChange w:id="228" w:author="梦" w:date="2026-07-13T17:25:00Z">
            <w:trPr>
              <w:trHeight w:val="358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29"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30" w:author="梦" w:date="2026-07-13T17:24:00Z"/>
                <w:rFonts w:ascii="宋体" w:hAnsi="宋体" w:cs="宋体"/>
                <w:color w:val="000000"/>
                <w:sz w:val="21"/>
                <w:szCs w:val="21"/>
              </w:rPr>
            </w:pPr>
            <w:ins w:id="231" w:author="梦" w:date="2026-07-13T17:24:00Z">
              <w:r>
                <w:rPr>
                  <w:rFonts w:ascii="宋体" w:hAnsi="宋体" w:cs="宋体" w:hint="eastAsia"/>
                  <w:color w:val="000000"/>
                  <w:sz w:val="21"/>
                  <w:szCs w:val="21"/>
                  <w:lang w:bidi="ar"/>
                </w:rPr>
                <w:t>11</w:t>
              </w:r>
            </w:ins>
          </w:p>
        </w:tc>
        <w:tc>
          <w:tcPr>
            <w:tcW w:w="1000" w:type="pct"/>
            <w:vMerge/>
            <w:tcBorders>
              <w:top w:val="nil"/>
              <w:left w:val="nil"/>
              <w:bottom w:val="single" w:sz="8" w:space="0" w:color="000000"/>
              <w:right w:val="single" w:sz="8" w:space="0" w:color="000000"/>
            </w:tcBorders>
            <w:shd w:val="clear" w:color="auto" w:fill="auto"/>
            <w:vAlign w:val="center"/>
            <w:tcPrChange w:id="232"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33"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34"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35" w:author="梦" w:date="2026-07-13T17:24:00Z"/>
                <w:rFonts w:ascii="宋体" w:hAnsi="宋体" w:cs="宋体"/>
                <w:color w:val="000000"/>
                <w:sz w:val="21"/>
                <w:szCs w:val="21"/>
              </w:rPr>
            </w:pPr>
            <w:ins w:id="236" w:author="梦" w:date="2026-07-13T17:24:00Z">
              <w:r>
                <w:rPr>
                  <w:rFonts w:ascii="宋体" w:hAnsi="宋体" w:cs="宋体" w:hint="eastAsia"/>
                  <w:color w:val="000000"/>
                  <w:sz w:val="21"/>
                  <w:szCs w:val="21"/>
                  <w:lang w:bidi="ar"/>
                </w:rPr>
                <w:t>产业前沿技术扫描监测</w:t>
              </w:r>
            </w:ins>
          </w:p>
        </w:tc>
        <w:tc>
          <w:tcPr>
            <w:tcW w:w="1000" w:type="pct"/>
            <w:tcBorders>
              <w:top w:val="nil"/>
              <w:left w:val="nil"/>
              <w:bottom w:val="single" w:sz="8" w:space="0" w:color="000000"/>
              <w:right w:val="single" w:sz="8" w:space="0" w:color="000000"/>
            </w:tcBorders>
            <w:shd w:val="clear" w:color="auto" w:fill="auto"/>
            <w:vAlign w:val="center"/>
            <w:tcPrChange w:id="237"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38" w:author="梦" w:date="2026-07-13T17:24:00Z"/>
                <w:rFonts w:ascii="宋体" w:hAnsi="宋体" w:cs="宋体"/>
                <w:color w:val="000000"/>
                <w:sz w:val="21"/>
                <w:szCs w:val="21"/>
              </w:rPr>
            </w:pPr>
            <w:ins w:id="239" w:author="梦" w:date="2026-07-13T17:24:00Z">
              <w:r>
                <w:rPr>
                  <w:rFonts w:ascii="宋体" w:hAnsi="宋体" w:cs="宋体" w:hint="eastAsia"/>
                  <w:color w:val="000000"/>
                  <w:sz w:val="21"/>
                  <w:szCs w:val="21"/>
                  <w:lang w:bidi="ar"/>
                </w:rPr>
                <w:t>系统综合运用定量统计与智能分析模型，自动识别、验证新兴技术方向并评估其成熟度，输出结构化前沿技术清单与预警信息。</w:t>
              </w:r>
            </w:ins>
          </w:p>
        </w:tc>
        <w:tc>
          <w:tcPr>
            <w:tcW w:w="1000" w:type="pct"/>
            <w:tcBorders>
              <w:top w:val="nil"/>
              <w:left w:val="nil"/>
              <w:bottom w:val="single" w:sz="8" w:space="0" w:color="000000"/>
              <w:right w:val="single" w:sz="8" w:space="0" w:color="000000"/>
            </w:tcBorders>
            <w:shd w:val="clear" w:color="auto" w:fill="auto"/>
            <w:vAlign w:val="center"/>
            <w:tcPrChange w:id="24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41" w:author="梦" w:date="2026-07-13T17:24:00Z"/>
                <w:rFonts w:ascii="宋体" w:hAnsi="宋体" w:cs="宋体"/>
                <w:color w:val="000000"/>
                <w:sz w:val="21"/>
                <w:szCs w:val="21"/>
              </w:rPr>
            </w:pPr>
            <w:ins w:id="242"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2820"/>
          <w:ins w:id="243" w:author="梦" w:date="2026-07-13T17:24:00Z"/>
          <w:trPrChange w:id="244" w:author="梦" w:date="2026-07-13T17:25:00Z">
            <w:trPr>
              <w:trHeight w:val="282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45"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46" w:author="梦" w:date="2026-07-13T17:24:00Z"/>
                <w:rFonts w:ascii="宋体" w:hAnsi="宋体" w:cs="宋体"/>
                <w:color w:val="000000"/>
                <w:sz w:val="21"/>
                <w:szCs w:val="21"/>
              </w:rPr>
            </w:pPr>
            <w:ins w:id="247" w:author="梦" w:date="2026-07-13T17:24:00Z">
              <w:r>
                <w:rPr>
                  <w:rFonts w:ascii="宋体" w:hAnsi="宋体" w:cs="宋体" w:hint="eastAsia"/>
                  <w:color w:val="000000"/>
                  <w:sz w:val="21"/>
                  <w:szCs w:val="21"/>
                  <w:lang w:bidi="ar"/>
                </w:rPr>
                <w:t>12</w:t>
              </w:r>
            </w:ins>
          </w:p>
        </w:tc>
        <w:tc>
          <w:tcPr>
            <w:tcW w:w="1000" w:type="pct"/>
            <w:vMerge/>
            <w:tcBorders>
              <w:top w:val="nil"/>
              <w:left w:val="nil"/>
              <w:bottom w:val="single" w:sz="8" w:space="0" w:color="000000"/>
              <w:right w:val="single" w:sz="8" w:space="0" w:color="000000"/>
            </w:tcBorders>
            <w:shd w:val="clear" w:color="auto" w:fill="auto"/>
            <w:vAlign w:val="center"/>
            <w:tcPrChange w:id="248"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49"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5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51" w:author="梦" w:date="2026-07-13T17:24:00Z"/>
                <w:rFonts w:ascii="宋体" w:hAnsi="宋体" w:cs="宋体"/>
                <w:color w:val="000000"/>
                <w:sz w:val="21"/>
                <w:szCs w:val="21"/>
              </w:rPr>
            </w:pPr>
            <w:ins w:id="252" w:author="梦" w:date="2026-07-13T17:24:00Z">
              <w:r>
                <w:rPr>
                  <w:rFonts w:ascii="宋体" w:hAnsi="宋体" w:cs="宋体" w:hint="eastAsia"/>
                  <w:color w:val="000000"/>
                  <w:sz w:val="21"/>
                  <w:szCs w:val="21"/>
                  <w:lang w:bidi="ar"/>
                </w:rPr>
                <w:t>产业科技动态选题</w:t>
              </w:r>
            </w:ins>
          </w:p>
        </w:tc>
        <w:tc>
          <w:tcPr>
            <w:tcW w:w="1000" w:type="pct"/>
            <w:tcBorders>
              <w:top w:val="nil"/>
              <w:left w:val="nil"/>
              <w:bottom w:val="single" w:sz="8" w:space="0" w:color="000000"/>
              <w:right w:val="single" w:sz="8" w:space="0" w:color="000000"/>
            </w:tcBorders>
            <w:shd w:val="clear" w:color="auto" w:fill="auto"/>
            <w:vAlign w:val="center"/>
            <w:tcPrChange w:id="25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54" w:author="梦" w:date="2026-07-13T17:24:00Z"/>
                <w:rFonts w:ascii="宋体" w:hAnsi="宋体" w:cs="宋体"/>
                <w:color w:val="000000"/>
                <w:sz w:val="21"/>
                <w:szCs w:val="21"/>
              </w:rPr>
            </w:pPr>
            <w:ins w:id="255" w:author="梦" w:date="2026-07-13T17:24:00Z">
              <w:r>
                <w:rPr>
                  <w:rFonts w:ascii="宋体" w:hAnsi="宋体" w:cs="宋体" w:hint="eastAsia"/>
                  <w:color w:val="000000"/>
                  <w:sz w:val="21"/>
                  <w:szCs w:val="21"/>
                  <w:lang w:bidi="ar"/>
                </w:rPr>
                <w:t>系统引入AI评审机制进行多维</w:t>
              </w:r>
              <w:proofErr w:type="gramStart"/>
              <w:r>
                <w:rPr>
                  <w:rFonts w:ascii="宋体" w:hAnsi="宋体" w:cs="宋体" w:hint="eastAsia"/>
                  <w:color w:val="000000"/>
                  <w:sz w:val="21"/>
                  <w:szCs w:val="21"/>
                  <w:lang w:bidi="ar"/>
                </w:rPr>
                <w:t>度质量</w:t>
              </w:r>
              <w:proofErr w:type="gramEnd"/>
              <w:r>
                <w:rPr>
                  <w:rFonts w:ascii="宋体" w:hAnsi="宋体" w:cs="宋体" w:hint="eastAsia"/>
                  <w:color w:val="000000"/>
                  <w:sz w:val="21"/>
                  <w:szCs w:val="21"/>
                  <w:lang w:bidi="ar"/>
                </w:rPr>
                <w:t>评估筛选，输出经过综合排序与分类的结构化选题清单。</w:t>
              </w:r>
            </w:ins>
          </w:p>
        </w:tc>
        <w:tc>
          <w:tcPr>
            <w:tcW w:w="1000" w:type="pct"/>
            <w:tcBorders>
              <w:top w:val="nil"/>
              <w:left w:val="nil"/>
              <w:bottom w:val="single" w:sz="8" w:space="0" w:color="000000"/>
              <w:right w:val="single" w:sz="8" w:space="0" w:color="000000"/>
            </w:tcBorders>
            <w:shd w:val="clear" w:color="auto" w:fill="auto"/>
            <w:vAlign w:val="center"/>
            <w:tcPrChange w:id="25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57" w:author="梦" w:date="2026-07-13T17:24:00Z"/>
                <w:rFonts w:ascii="宋体" w:hAnsi="宋体" w:cs="宋体"/>
                <w:color w:val="000000"/>
                <w:sz w:val="21"/>
                <w:szCs w:val="21"/>
              </w:rPr>
            </w:pPr>
            <w:ins w:id="258"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5130"/>
          <w:ins w:id="259" w:author="梦" w:date="2026-07-13T17:24:00Z"/>
          <w:trPrChange w:id="260" w:author="梦" w:date="2026-07-13T17:25:00Z">
            <w:trPr>
              <w:trHeight w:val="513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61"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62" w:author="梦" w:date="2026-07-13T17:24:00Z"/>
                <w:rFonts w:ascii="宋体" w:hAnsi="宋体" w:cs="宋体"/>
                <w:color w:val="000000"/>
                <w:sz w:val="21"/>
                <w:szCs w:val="21"/>
              </w:rPr>
            </w:pPr>
            <w:ins w:id="263" w:author="梦" w:date="2026-07-13T17:24:00Z">
              <w:r>
                <w:rPr>
                  <w:rFonts w:ascii="宋体" w:hAnsi="宋体" w:cs="宋体" w:hint="eastAsia"/>
                  <w:color w:val="000000"/>
                  <w:sz w:val="21"/>
                  <w:szCs w:val="21"/>
                  <w:lang w:bidi="ar"/>
                </w:rPr>
                <w:t>13</w:t>
              </w:r>
            </w:ins>
          </w:p>
        </w:tc>
        <w:tc>
          <w:tcPr>
            <w:tcW w:w="1000" w:type="pct"/>
            <w:vMerge w:val="restart"/>
            <w:tcBorders>
              <w:top w:val="nil"/>
              <w:left w:val="nil"/>
              <w:bottom w:val="single" w:sz="8" w:space="0" w:color="000000"/>
              <w:right w:val="single" w:sz="8" w:space="0" w:color="000000"/>
            </w:tcBorders>
            <w:shd w:val="clear" w:color="auto" w:fill="auto"/>
            <w:vAlign w:val="center"/>
            <w:tcPrChange w:id="264" w:author="梦" w:date="2026-07-13T17:25:00Z">
              <w:tcPr>
                <w:tcW w:w="1080" w:type="dxa"/>
                <w:vMerge w:val="restart"/>
                <w:tcBorders>
                  <w:top w:val="nil"/>
                  <w:left w:val="nil"/>
                  <w:bottom w:val="single" w:sz="8" w:space="0" w:color="000000"/>
                  <w:right w:val="single" w:sz="8" w:space="0" w:color="000000"/>
                </w:tcBorders>
                <w:vAlign w:val="center"/>
              </w:tcPr>
            </w:tcPrChange>
          </w:tcPr>
          <w:p w:rsidR="00AE7AB2" w:rsidRDefault="00E10BB2">
            <w:pPr>
              <w:widowControl/>
              <w:jc w:val="center"/>
              <w:textAlignment w:val="center"/>
              <w:rPr>
                <w:ins w:id="265" w:author="梦" w:date="2026-07-13T17:24:00Z"/>
                <w:rFonts w:ascii="宋体" w:hAnsi="宋体" w:cs="宋体"/>
                <w:color w:val="000000"/>
                <w:sz w:val="21"/>
                <w:szCs w:val="21"/>
              </w:rPr>
            </w:pPr>
            <w:ins w:id="266" w:author="梦" w:date="2026-07-13T17:24:00Z">
              <w:r>
                <w:rPr>
                  <w:rFonts w:ascii="宋体" w:hAnsi="宋体" w:cs="宋体" w:hint="eastAsia"/>
                  <w:color w:val="000000"/>
                  <w:sz w:val="21"/>
                  <w:szCs w:val="21"/>
                  <w:lang w:bidi="ar"/>
                </w:rPr>
                <w:t>产业技术分析决策工具</w:t>
              </w:r>
            </w:ins>
          </w:p>
        </w:tc>
        <w:tc>
          <w:tcPr>
            <w:tcW w:w="1000" w:type="pct"/>
            <w:tcBorders>
              <w:top w:val="nil"/>
              <w:left w:val="nil"/>
              <w:bottom w:val="single" w:sz="8" w:space="0" w:color="000000"/>
              <w:right w:val="single" w:sz="8" w:space="0" w:color="000000"/>
            </w:tcBorders>
            <w:shd w:val="clear" w:color="auto" w:fill="auto"/>
            <w:vAlign w:val="center"/>
            <w:tcPrChange w:id="267"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68" w:author="梦" w:date="2026-07-13T17:24:00Z"/>
                <w:rFonts w:ascii="宋体" w:hAnsi="宋体" w:cs="宋体"/>
                <w:color w:val="000000"/>
                <w:sz w:val="21"/>
                <w:szCs w:val="21"/>
              </w:rPr>
            </w:pPr>
            <w:ins w:id="269" w:author="梦" w:date="2026-07-13T17:24:00Z">
              <w:r>
                <w:rPr>
                  <w:rFonts w:ascii="宋体" w:hAnsi="宋体" w:cs="宋体" w:hint="eastAsia"/>
                  <w:color w:val="000000"/>
                  <w:sz w:val="21"/>
                  <w:szCs w:val="21"/>
                  <w:lang w:bidi="ar"/>
                </w:rPr>
                <w:t>产业竞争力评价</w:t>
              </w:r>
            </w:ins>
          </w:p>
        </w:tc>
        <w:tc>
          <w:tcPr>
            <w:tcW w:w="1000" w:type="pct"/>
            <w:tcBorders>
              <w:top w:val="nil"/>
              <w:left w:val="nil"/>
              <w:bottom w:val="single" w:sz="8" w:space="0" w:color="000000"/>
              <w:right w:val="single" w:sz="8" w:space="0" w:color="000000"/>
            </w:tcBorders>
            <w:shd w:val="clear" w:color="auto" w:fill="auto"/>
            <w:vAlign w:val="center"/>
            <w:tcPrChange w:id="270"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71" w:author="梦" w:date="2026-07-13T17:24:00Z"/>
                <w:rFonts w:ascii="宋体" w:hAnsi="宋体" w:cs="宋体"/>
                <w:color w:val="000000"/>
                <w:sz w:val="21"/>
                <w:szCs w:val="21"/>
              </w:rPr>
            </w:pPr>
            <w:ins w:id="272" w:author="梦" w:date="2026-07-13T17:24:00Z">
              <w:r>
                <w:rPr>
                  <w:rFonts w:ascii="宋体" w:hAnsi="宋体" w:cs="宋体" w:hint="eastAsia"/>
                  <w:color w:val="000000"/>
                  <w:sz w:val="21"/>
                  <w:szCs w:val="21"/>
                  <w:lang w:bidi="ar"/>
                </w:rPr>
                <w:t>系统基于波特钻石模型框架，从规模竞争力、盈利效率、创新竞争力、资本竞争力、风险合</w:t>
              </w:r>
              <w:proofErr w:type="gramStart"/>
              <w:r>
                <w:rPr>
                  <w:rFonts w:ascii="宋体" w:hAnsi="宋体" w:cs="宋体" w:hint="eastAsia"/>
                  <w:color w:val="000000"/>
                  <w:sz w:val="21"/>
                  <w:szCs w:val="21"/>
                  <w:lang w:bidi="ar"/>
                </w:rPr>
                <w:t>规</w:t>
              </w:r>
              <w:proofErr w:type="gramEnd"/>
              <w:r>
                <w:rPr>
                  <w:rFonts w:ascii="宋体" w:hAnsi="宋体" w:cs="宋体" w:hint="eastAsia"/>
                  <w:color w:val="000000"/>
                  <w:sz w:val="21"/>
                  <w:szCs w:val="21"/>
                  <w:lang w:bidi="ar"/>
                </w:rPr>
                <w:t>五大维度构建评价指标，量化产业综合竞争力得分，自动识别优势与短板因素。</w:t>
              </w:r>
            </w:ins>
          </w:p>
        </w:tc>
        <w:tc>
          <w:tcPr>
            <w:tcW w:w="1000" w:type="pct"/>
            <w:tcBorders>
              <w:top w:val="nil"/>
              <w:left w:val="nil"/>
              <w:bottom w:val="single" w:sz="8" w:space="0" w:color="000000"/>
              <w:right w:val="single" w:sz="8" w:space="0" w:color="000000"/>
            </w:tcBorders>
            <w:shd w:val="clear" w:color="auto" w:fill="auto"/>
            <w:vAlign w:val="center"/>
            <w:tcPrChange w:id="27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74" w:author="梦" w:date="2026-07-13T17:24:00Z"/>
                <w:rFonts w:ascii="宋体" w:hAnsi="宋体" w:cs="宋体"/>
                <w:color w:val="000000"/>
                <w:sz w:val="21"/>
                <w:szCs w:val="21"/>
              </w:rPr>
            </w:pPr>
            <w:ins w:id="275"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5370"/>
          <w:ins w:id="276" w:author="梦" w:date="2026-07-13T17:24:00Z"/>
          <w:trPrChange w:id="277" w:author="梦" w:date="2026-07-13T17:25:00Z">
            <w:trPr>
              <w:trHeight w:val="5370"/>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78"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79" w:author="梦" w:date="2026-07-13T17:24:00Z"/>
                <w:rFonts w:ascii="宋体" w:hAnsi="宋体" w:cs="宋体"/>
                <w:color w:val="000000"/>
                <w:sz w:val="21"/>
                <w:szCs w:val="21"/>
              </w:rPr>
            </w:pPr>
            <w:ins w:id="280" w:author="梦" w:date="2026-07-13T17:24:00Z">
              <w:r>
                <w:rPr>
                  <w:rFonts w:ascii="宋体" w:hAnsi="宋体" w:cs="宋体" w:hint="eastAsia"/>
                  <w:color w:val="000000"/>
                  <w:sz w:val="21"/>
                  <w:szCs w:val="21"/>
                  <w:lang w:bidi="ar"/>
                </w:rPr>
                <w:t>14</w:t>
              </w:r>
            </w:ins>
          </w:p>
        </w:tc>
        <w:tc>
          <w:tcPr>
            <w:tcW w:w="1000" w:type="pct"/>
            <w:vMerge/>
            <w:tcBorders>
              <w:top w:val="nil"/>
              <w:left w:val="nil"/>
              <w:bottom w:val="single" w:sz="8" w:space="0" w:color="000000"/>
              <w:right w:val="single" w:sz="8" w:space="0" w:color="000000"/>
            </w:tcBorders>
            <w:shd w:val="clear" w:color="auto" w:fill="auto"/>
            <w:vAlign w:val="center"/>
            <w:tcPrChange w:id="281"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82"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83"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84" w:author="梦" w:date="2026-07-13T17:24:00Z"/>
                <w:rFonts w:ascii="宋体" w:hAnsi="宋体" w:cs="宋体"/>
                <w:color w:val="000000"/>
                <w:sz w:val="21"/>
                <w:szCs w:val="21"/>
              </w:rPr>
            </w:pPr>
            <w:ins w:id="285" w:author="梦" w:date="2026-07-13T17:24:00Z">
              <w:r>
                <w:rPr>
                  <w:rFonts w:ascii="宋体" w:hAnsi="宋体" w:cs="宋体" w:hint="eastAsia"/>
                  <w:color w:val="000000"/>
                  <w:sz w:val="21"/>
                  <w:szCs w:val="21"/>
                  <w:lang w:bidi="ar"/>
                </w:rPr>
                <w:t>企业创新</w:t>
              </w:r>
              <w:proofErr w:type="gramStart"/>
              <w:r>
                <w:rPr>
                  <w:rFonts w:ascii="宋体" w:hAnsi="宋体" w:cs="宋体" w:hint="eastAsia"/>
                  <w:color w:val="000000"/>
                  <w:sz w:val="21"/>
                  <w:szCs w:val="21"/>
                  <w:lang w:bidi="ar"/>
                </w:rPr>
                <w:t>力评价</w:t>
              </w:r>
              <w:proofErr w:type="gramEnd"/>
            </w:ins>
          </w:p>
        </w:tc>
        <w:tc>
          <w:tcPr>
            <w:tcW w:w="1000" w:type="pct"/>
            <w:tcBorders>
              <w:top w:val="nil"/>
              <w:left w:val="nil"/>
              <w:bottom w:val="single" w:sz="8" w:space="0" w:color="000000"/>
              <w:right w:val="single" w:sz="8" w:space="0" w:color="000000"/>
            </w:tcBorders>
            <w:shd w:val="clear" w:color="auto" w:fill="auto"/>
            <w:vAlign w:val="center"/>
            <w:tcPrChange w:id="286"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87" w:author="梦" w:date="2026-07-13T17:24:00Z"/>
                <w:rFonts w:ascii="宋体" w:hAnsi="宋体" w:cs="宋体"/>
                <w:color w:val="000000"/>
                <w:sz w:val="21"/>
                <w:szCs w:val="21"/>
              </w:rPr>
            </w:pPr>
            <w:ins w:id="288" w:author="梦" w:date="2026-07-13T17:24:00Z">
              <w:r>
                <w:rPr>
                  <w:rFonts w:ascii="宋体" w:hAnsi="宋体" w:cs="宋体" w:hint="eastAsia"/>
                  <w:color w:val="000000"/>
                  <w:sz w:val="21"/>
                  <w:szCs w:val="21"/>
                  <w:lang w:bidi="ar"/>
                </w:rPr>
                <w:t>系统基于研发资源投入、技术成果产出、协同创新能力、技术质量水平、创新持续能力五大维度构建指标体系，实现企业创新</w:t>
              </w:r>
              <w:proofErr w:type="gramStart"/>
              <w:r>
                <w:rPr>
                  <w:rFonts w:ascii="宋体" w:hAnsi="宋体" w:cs="宋体" w:hint="eastAsia"/>
                  <w:color w:val="000000"/>
                  <w:sz w:val="21"/>
                  <w:szCs w:val="21"/>
                  <w:lang w:bidi="ar"/>
                </w:rPr>
                <w:t>力综合</w:t>
              </w:r>
              <w:proofErr w:type="gramEnd"/>
              <w:r>
                <w:rPr>
                  <w:rFonts w:ascii="宋体" w:hAnsi="宋体" w:cs="宋体" w:hint="eastAsia"/>
                  <w:color w:val="000000"/>
                  <w:sz w:val="21"/>
                  <w:szCs w:val="21"/>
                  <w:lang w:bidi="ar"/>
                </w:rPr>
                <w:t>得分计算、创新优势与短板识别、创新能力分级。</w:t>
              </w:r>
            </w:ins>
          </w:p>
        </w:tc>
        <w:tc>
          <w:tcPr>
            <w:tcW w:w="1000" w:type="pct"/>
            <w:tcBorders>
              <w:top w:val="nil"/>
              <w:left w:val="nil"/>
              <w:bottom w:val="single" w:sz="8" w:space="0" w:color="000000"/>
              <w:right w:val="single" w:sz="8" w:space="0" w:color="000000"/>
            </w:tcBorders>
            <w:shd w:val="clear" w:color="auto" w:fill="auto"/>
            <w:vAlign w:val="center"/>
            <w:tcPrChange w:id="28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290" w:author="梦" w:date="2026-07-13T17:24:00Z"/>
                <w:rFonts w:ascii="宋体" w:hAnsi="宋体" w:cs="宋体"/>
                <w:color w:val="000000"/>
                <w:sz w:val="21"/>
                <w:szCs w:val="21"/>
              </w:rPr>
            </w:pPr>
            <w:ins w:id="291" w:author="梦" w:date="2026-07-13T17:24:00Z">
              <w:r>
                <w:rPr>
                  <w:rFonts w:ascii="宋体" w:hAnsi="宋体" w:cs="宋体" w:hint="eastAsia"/>
                  <w:color w:val="000000"/>
                  <w:sz w:val="21"/>
                  <w:szCs w:val="21"/>
                  <w:lang w:bidi="ar"/>
                </w:rPr>
                <w:t>接口响应时间500ms以内，批量任务处理能力探底即可</w:t>
              </w:r>
            </w:ins>
          </w:p>
        </w:tc>
      </w:tr>
      <w:tr w:rsidR="00AE7AB2" w:rsidTr="00AE7AB2">
        <w:trPr>
          <w:trHeight w:val="4095"/>
          <w:ins w:id="292" w:author="梦" w:date="2026-07-13T17:24:00Z"/>
          <w:trPrChange w:id="293" w:author="梦" w:date="2026-07-13T17:25:00Z">
            <w:trPr>
              <w:trHeight w:val="4095"/>
            </w:trPr>
          </w:trPrChange>
        </w:trPr>
        <w:tc>
          <w:tcPr>
            <w:tcW w:w="1000" w:type="pct"/>
            <w:tcBorders>
              <w:top w:val="nil"/>
              <w:left w:val="single" w:sz="8" w:space="0" w:color="000000"/>
              <w:bottom w:val="single" w:sz="8" w:space="0" w:color="000000"/>
              <w:right w:val="single" w:sz="8" w:space="0" w:color="000000"/>
            </w:tcBorders>
            <w:shd w:val="clear" w:color="auto" w:fill="auto"/>
            <w:vAlign w:val="center"/>
            <w:tcPrChange w:id="294" w:author="梦" w:date="2026-07-13T17:25:00Z">
              <w:tcPr>
                <w:tcW w:w="1080" w:type="dxa"/>
                <w:tcBorders>
                  <w:top w:val="nil"/>
                  <w:left w:val="single" w:sz="8" w:space="0" w:color="000000"/>
                  <w:bottom w:val="single" w:sz="8" w:space="0" w:color="000000"/>
                  <w:right w:val="single" w:sz="8" w:space="0" w:color="000000"/>
                </w:tcBorders>
                <w:vAlign w:val="center"/>
              </w:tcPr>
            </w:tcPrChange>
          </w:tcPr>
          <w:p w:rsidR="00AE7AB2" w:rsidRDefault="00E10BB2">
            <w:pPr>
              <w:widowControl/>
              <w:jc w:val="center"/>
              <w:textAlignment w:val="center"/>
              <w:rPr>
                <w:ins w:id="295" w:author="梦" w:date="2026-07-13T17:24:00Z"/>
                <w:rFonts w:ascii="宋体" w:hAnsi="宋体" w:cs="宋体"/>
                <w:color w:val="000000"/>
                <w:sz w:val="21"/>
                <w:szCs w:val="21"/>
              </w:rPr>
            </w:pPr>
            <w:ins w:id="296" w:author="梦" w:date="2026-07-13T17:24:00Z">
              <w:r>
                <w:rPr>
                  <w:rFonts w:ascii="宋体" w:hAnsi="宋体" w:cs="宋体" w:hint="eastAsia"/>
                  <w:color w:val="000000"/>
                  <w:sz w:val="21"/>
                  <w:szCs w:val="21"/>
                  <w:lang w:bidi="ar"/>
                </w:rPr>
                <w:t>15</w:t>
              </w:r>
            </w:ins>
          </w:p>
        </w:tc>
        <w:tc>
          <w:tcPr>
            <w:tcW w:w="1000" w:type="pct"/>
            <w:vMerge/>
            <w:tcBorders>
              <w:top w:val="nil"/>
              <w:left w:val="nil"/>
              <w:bottom w:val="single" w:sz="8" w:space="0" w:color="000000"/>
              <w:right w:val="single" w:sz="8" w:space="0" w:color="000000"/>
            </w:tcBorders>
            <w:shd w:val="clear" w:color="auto" w:fill="auto"/>
            <w:vAlign w:val="center"/>
            <w:tcPrChange w:id="297" w:author="梦" w:date="2026-07-13T17:25:00Z">
              <w:tcPr>
                <w:tcW w:w="1080" w:type="dxa"/>
                <w:vMerge/>
                <w:tcBorders>
                  <w:top w:val="nil"/>
                  <w:left w:val="nil"/>
                  <w:bottom w:val="single" w:sz="8" w:space="0" w:color="000000"/>
                  <w:right w:val="single" w:sz="8" w:space="0" w:color="000000"/>
                </w:tcBorders>
                <w:vAlign w:val="center"/>
              </w:tcPr>
            </w:tcPrChange>
          </w:tcPr>
          <w:p w:rsidR="00AE7AB2" w:rsidRDefault="00AE7AB2">
            <w:pPr>
              <w:jc w:val="center"/>
              <w:rPr>
                <w:ins w:id="298" w:author="梦" w:date="2026-07-13T17:24:00Z"/>
                <w:rFonts w:ascii="宋体" w:hAnsi="宋体" w:cs="宋体"/>
                <w:color w:val="000000"/>
                <w:sz w:val="21"/>
                <w:szCs w:val="21"/>
              </w:rPr>
            </w:pPr>
          </w:p>
        </w:tc>
        <w:tc>
          <w:tcPr>
            <w:tcW w:w="1000" w:type="pct"/>
            <w:tcBorders>
              <w:top w:val="nil"/>
              <w:left w:val="nil"/>
              <w:bottom w:val="single" w:sz="8" w:space="0" w:color="000000"/>
              <w:right w:val="single" w:sz="8" w:space="0" w:color="000000"/>
            </w:tcBorders>
            <w:shd w:val="clear" w:color="auto" w:fill="auto"/>
            <w:vAlign w:val="center"/>
            <w:tcPrChange w:id="299"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300" w:author="梦" w:date="2026-07-13T17:24:00Z"/>
                <w:rFonts w:ascii="宋体" w:hAnsi="宋体" w:cs="宋体"/>
                <w:color w:val="000000"/>
                <w:sz w:val="21"/>
                <w:szCs w:val="21"/>
              </w:rPr>
            </w:pPr>
            <w:ins w:id="301" w:author="梦" w:date="2026-07-13T17:24:00Z">
              <w:r>
                <w:rPr>
                  <w:rFonts w:ascii="宋体" w:hAnsi="宋体" w:cs="宋体" w:hint="eastAsia"/>
                  <w:color w:val="000000"/>
                  <w:sz w:val="21"/>
                  <w:szCs w:val="21"/>
                  <w:lang w:bidi="ar"/>
                </w:rPr>
                <w:t>产业招商推荐</w:t>
              </w:r>
            </w:ins>
          </w:p>
        </w:tc>
        <w:tc>
          <w:tcPr>
            <w:tcW w:w="1000" w:type="pct"/>
            <w:tcBorders>
              <w:top w:val="nil"/>
              <w:left w:val="nil"/>
              <w:bottom w:val="single" w:sz="8" w:space="0" w:color="000000"/>
              <w:right w:val="single" w:sz="8" w:space="0" w:color="000000"/>
            </w:tcBorders>
            <w:shd w:val="clear" w:color="auto" w:fill="auto"/>
            <w:vAlign w:val="center"/>
            <w:tcPrChange w:id="302"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303" w:author="梦" w:date="2026-07-13T17:24:00Z"/>
                <w:rFonts w:ascii="宋体" w:hAnsi="宋体" w:cs="宋体"/>
                <w:color w:val="000000"/>
                <w:sz w:val="21"/>
                <w:szCs w:val="21"/>
              </w:rPr>
            </w:pPr>
            <w:ins w:id="304" w:author="梦" w:date="2026-07-13T17:24:00Z">
              <w:r>
                <w:rPr>
                  <w:rFonts w:ascii="宋体" w:hAnsi="宋体" w:cs="宋体" w:hint="eastAsia"/>
                  <w:color w:val="000000"/>
                  <w:sz w:val="21"/>
                  <w:szCs w:val="21"/>
                  <w:lang w:bidi="ar"/>
                </w:rPr>
                <w:t>系统围绕企业市场潜力、技术发展潜力、资本发展潜力、经营发展潜力四大维度指标体系，实现招商目标企业智能匹配、综合评价与分级推荐。</w:t>
              </w:r>
            </w:ins>
          </w:p>
        </w:tc>
        <w:tc>
          <w:tcPr>
            <w:tcW w:w="1000" w:type="pct"/>
            <w:tcBorders>
              <w:top w:val="nil"/>
              <w:left w:val="nil"/>
              <w:bottom w:val="single" w:sz="8" w:space="0" w:color="000000"/>
              <w:right w:val="single" w:sz="8" w:space="0" w:color="000000"/>
            </w:tcBorders>
            <w:shd w:val="clear" w:color="auto" w:fill="auto"/>
            <w:vAlign w:val="center"/>
            <w:tcPrChange w:id="305" w:author="梦" w:date="2026-07-13T17:25:00Z">
              <w:tcPr>
                <w:tcW w:w="1080" w:type="dxa"/>
                <w:tcBorders>
                  <w:top w:val="nil"/>
                  <w:left w:val="nil"/>
                  <w:bottom w:val="single" w:sz="8" w:space="0" w:color="000000"/>
                  <w:right w:val="single" w:sz="8" w:space="0" w:color="000000"/>
                </w:tcBorders>
                <w:vAlign w:val="center"/>
              </w:tcPr>
            </w:tcPrChange>
          </w:tcPr>
          <w:p w:rsidR="00AE7AB2" w:rsidRDefault="00E10BB2">
            <w:pPr>
              <w:widowControl/>
              <w:jc w:val="left"/>
              <w:textAlignment w:val="center"/>
              <w:rPr>
                <w:ins w:id="306" w:author="梦" w:date="2026-07-13T17:24:00Z"/>
                <w:rFonts w:ascii="宋体" w:hAnsi="宋体" w:cs="宋体"/>
                <w:color w:val="000000"/>
                <w:sz w:val="21"/>
                <w:szCs w:val="21"/>
              </w:rPr>
            </w:pPr>
            <w:ins w:id="307" w:author="梦" w:date="2026-07-13T17:24:00Z">
              <w:r>
                <w:rPr>
                  <w:rFonts w:ascii="宋体" w:hAnsi="宋体" w:cs="宋体" w:hint="eastAsia"/>
                  <w:color w:val="000000"/>
                  <w:sz w:val="21"/>
                  <w:szCs w:val="21"/>
                  <w:lang w:bidi="ar"/>
                </w:rPr>
                <w:t>接口响应时间500ms以内，批量任务处理能力探底即可</w:t>
              </w:r>
            </w:ins>
          </w:p>
        </w:tc>
      </w:tr>
    </w:tbl>
    <w:p w:rsidR="00AE7AB2" w:rsidRDefault="00AE7AB2">
      <w:pPr>
        <w:spacing w:before="120" w:after="80" w:line="320" w:lineRule="auto"/>
        <w:jc w:val="center"/>
        <w:rPr>
          <w:ins w:id="308" w:author="沈永亮" w:date="2026-07-12T22:10:00Z"/>
          <w:b/>
          <w:bCs/>
          <w:sz w:val="21"/>
          <w:szCs w:val="21"/>
        </w:rPr>
      </w:pPr>
    </w:p>
    <w:p w:rsidR="00AE7AB2" w:rsidRDefault="00E10BB2">
      <w:pPr>
        <w:pStyle w:val="2"/>
        <w:rPr>
          <w:ins w:id="309" w:author="沈永亮" w:date="2026-07-12T22:11:00Z"/>
          <w:rFonts w:asciiTheme="minorEastAsia" w:eastAsiaTheme="minorEastAsia" w:hAnsiTheme="minorEastAsia"/>
        </w:rPr>
      </w:pPr>
      <w:ins w:id="310" w:author="沈永亮" w:date="2026-07-12T22:11:00Z">
        <w:r>
          <w:rPr>
            <w:rFonts w:asciiTheme="minorEastAsia" w:eastAsiaTheme="minorEastAsia" w:hAnsiTheme="minorEastAsia"/>
          </w:rPr>
          <w:t>课题二：采集成功率、单源采集吞吐、去重率、抽取处理速度</w:t>
        </w:r>
      </w:ins>
    </w:p>
    <w:p w:rsidR="00AE7AB2" w:rsidRDefault="00E10BB2">
      <w:pPr>
        <w:pStyle w:val="2"/>
        <w:rPr>
          <w:ins w:id="311" w:author="沈永亮" w:date="2026-07-12T22:11:00Z"/>
          <w:rFonts w:asciiTheme="minorEastAsia" w:eastAsiaTheme="minorEastAsia" w:hAnsiTheme="minorEastAsia"/>
        </w:rPr>
      </w:pPr>
      <w:ins w:id="312" w:author="沈永亮" w:date="2026-07-12T22:11:00Z">
        <w:r>
          <w:rPr>
            <w:rFonts w:asciiTheme="minorEastAsia" w:eastAsiaTheme="minorEastAsia" w:hAnsiTheme="minorEastAsia"/>
          </w:rPr>
          <w:t>课题三：模型推理时延/吞吐、检索增强响应时间、多轮对话稳定性</w:t>
        </w:r>
      </w:ins>
    </w:p>
    <w:p w:rsidR="00AE7AB2" w:rsidRDefault="00E10BB2">
      <w:pPr>
        <w:pStyle w:val="2"/>
        <w:rPr>
          <w:ins w:id="313" w:author="沈永亮" w:date="2026-07-12T22:11:00Z"/>
          <w:rFonts w:asciiTheme="minorEastAsia" w:eastAsiaTheme="minorEastAsia" w:hAnsiTheme="minorEastAsia"/>
        </w:rPr>
      </w:pPr>
      <w:ins w:id="314" w:author="沈永亮" w:date="2026-07-12T22:11:00Z">
        <w:r>
          <w:rPr>
            <w:rFonts w:asciiTheme="minorEastAsia" w:eastAsiaTheme="minorEastAsia" w:hAnsiTheme="minorEastAsia"/>
          </w:rPr>
          <w:t>课题四：模型/工具响应时延、批量任务处理能力</w:t>
        </w:r>
      </w:ins>
      <w:ins w:id="315" w:author="伟 李" w:date="2026-07-13T14:16:00Z">
        <w:r>
          <w:rPr>
            <w:rFonts w:asciiTheme="minorEastAsia" w:eastAsiaTheme="minorEastAsia" w:hAnsiTheme="minorEastAsia"/>
            <w:highlight w:val="yellow"/>
            <w:rPrChange w:id="316" w:author="伟 李" w:date="2026-07-13T14:16:00Z">
              <w:rPr>
                <w:rFonts w:asciiTheme="minorEastAsia" w:eastAsiaTheme="minorEastAsia" w:hAnsiTheme="minorEastAsia"/>
              </w:rPr>
            </w:rPrChange>
          </w:rPr>
          <w:t>(</w:t>
        </w:r>
      </w:ins>
      <w:ins w:id="317" w:author="伟 李" w:date="2026-07-13T14:18:00Z">
        <w:r>
          <w:rPr>
            <w:rFonts w:asciiTheme="minorEastAsia" w:eastAsiaTheme="minorEastAsia" w:hAnsiTheme="minorEastAsia" w:hint="eastAsia"/>
            <w:highlight w:val="yellow"/>
          </w:rPr>
          <w:t>每个课题加个表，</w:t>
        </w:r>
      </w:ins>
      <w:ins w:id="318" w:author="伟 李" w:date="2026-07-13T14:16:00Z">
        <w:r>
          <w:rPr>
            <w:rFonts w:asciiTheme="minorEastAsia" w:eastAsiaTheme="minorEastAsia" w:hAnsiTheme="minorEastAsia"/>
            <w:highlight w:val="yellow"/>
            <w:rPrChange w:id="319" w:author="伟 李" w:date="2026-07-13T14:16:00Z">
              <w:rPr>
                <w:rFonts w:asciiTheme="minorEastAsia" w:eastAsiaTheme="minorEastAsia" w:hAnsiTheme="minorEastAsia"/>
              </w:rPr>
            </w:rPrChange>
          </w:rPr>
          <w:t>15个分三类/四类，</w:t>
        </w:r>
      </w:ins>
      <w:ins w:id="320" w:author="伟 李" w:date="2026-07-13T14:17:00Z">
        <w:r>
          <w:rPr>
            <w:rFonts w:asciiTheme="minorEastAsia" w:eastAsiaTheme="minorEastAsia" w:hAnsiTheme="minorEastAsia" w:hint="eastAsia"/>
            <w:highlight w:val="yellow"/>
          </w:rPr>
          <w:t>功能可宏观</w:t>
        </w:r>
      </w:ins>
      <w:ins w:id="321" w:author="伟 李" w:date="2026-07-13T14:16:00Z">
        <w:r>
          <w:rPr>
            <w:rFonts w:asciiTheme="minorEastAsia" w:eastAsiaTheme="minorEastAsia" w:hAnsiTheme="minorEastAsia"/>
            <w:highlight w:val="yellow"/>
            <w:rPrChange w:id="322" w:author="伟 李" w:date="2026-07-13T14:16:00Z">
              <w:rPr>
                <w:rFonts w:asciiTheme="minorEastAsia" w:eastAsiaTheme="minorEastAsia" w:hAnsiTheme="minorEastAsia"/>
              </w:rPr>
            </w:rPrChange>
          </w:rPr>
          <w:t>)</w:t>
        </w:r>
      </w:ins>
    </w:p>
    <w:p w:rsidR="00AE7AB2" w:rsidRDefault="00E10BB2">
      <w:pPr>
        <w:pStyle w:val="2"/>
        <w:rPr>
          <w:ins w:id="323" w:author="沈永亮" w:date="2026-07-12T23:06:00Z"/>
          <w:rFonts w:asciiTheme="minorEastAsia" w:eastAsiaTheme="minorEastAsia" w:hAnsiTheme="minorEastAsia"/>
        </w:rPr>
      </w:pPr>
      <w:ins w:id="324" w:author="沈永亮" w:date="2026-07-12T22:11:00Z">
        <w:r>
          <w:rPr>
            <w:rFonts w:asciiTheme="minorEastAsia" w:eastAsiaTheme="minorEastAsia" w:hAnsiTheme="minorEastAsia"/>
          </w:rPr>
          <w:t>课题五：页面/图表加载时延、报告生成时延、多专家并发协同</w:t>
        </w:r>
      </w:ins>
    </w:p>
    <w:p w:rsidR="00AE7AB2" w:rsidRDefault="00AE7AB2">
      <w:pPr>
        <w:rPr>
          <w:ins w:id="325" w:author="沈永亮" w:date="2026-07-12T23:06:00Z"/>
          <w:rFonts w:asciiTheme="minorEastAsia" w:eastAsiaTheme="minorEastAsia" w:hAnsiTheme="minorEastAsia"/>
        </w:rPr>
      </w:pPr>
    </w:p>
    <w:p w:rsidR="00AE7AB2" w:rsidRDefault="00AE7AB2">
      <w:pPr>
        <w:rPr>
          <w:ins w:id="326" w:author="沈永亮" w:date="2026-07-12T22:10:00Z"/>
        </w:rPr>
      </w:pPr>
    </w:p>
    <w:p w:rsidR="00AE7AB2" w:rsidRDefault="00E10BB2">
      <w:pPr>
        <w:pStyle w:val="2"/>
        <w:rPr>
          <w:rFonts w:asciiTheme="minorEastAsia" w:eastAsiaTheme="minorEastAsia" w:hAnsiTheme="minorEastAsia"/>
        </w:rPr>
      </w:pPr>
      <w:r>
        <w:rPr>
          <w:rFonts w:asciiTheme="minorEastAsia" w:eastAsiaTheme="minorEastAsia" w:hAnsiTheme="minorEastAsia"/>
        </w:rPr>
        <w:t>1.4 测试对象概述</w:t>
      </w:r>
      <w:bookmarkEnd w:id="21"/>
    </w:p>
    <w:p w:rsidR="00AE7AB2" w:rsidRDefault="00E10BB2">
      <w:pPr>
        <w:spacing w:after="60" w:line="320" w:lineRule="auto"/>
        <w:ind w:firstLine="480"/>
      </w:pPr>
      <w:r>
        <w:t>本测试大纲的测试对象为</w:t>
      </w:r>
      <w:r>
        <w:rPr>
          <w:rFonts w:hint="eastAsia"/>
        </w:rPr>
        <w:t>“</w:t>
      </w:r>
      <w:r>
        <w:t>大模型驱动下产业信息智能分析与服务关键技术研究及示范应用</w:t>
      </w:r>
      <w:r>
        <w:rPr>
          <w:rFonts w:hint="eastAsia"/>
          <w:sz w:val="21"/>
          <w:szCs w:val="21"/>
        </w:rPr>
        <w:t xml:space="preserve"> </w:t>
      </w:r>
      <w:r>
        <w:rPr>
          <w:rFonts w:hint="eastAsia"/>
          <w:sz w:val="21"/>
          <w:szCs w:val="21"/>
        </w:rPr>
        <w:t>”</w:t>
      </w:r>
      <w:r>
        <w:t>项目在中期阶段形成的软件系统成果，涵盖课题二、课题三、课题四、课题五的核心软件成果。其中，产业大数据采集融通与图谱构建系统由课题二的浙江省北大信息技术高等研究院完成，通专协同的产业领域大模型框架由课题三的杭州</w:t>
      </w:r>
      <w:proofErr w:type="gramStart"/>
      <w:r>
        <w:t>量知数据</w:t>
      </w:r>
      <w:proofErr w:type="gramEnd"/>
      <w:r>
        <w:t>科技有限公司完成，产业技术识别模型及工具集由课题四的中国人民解放军军事科学院军事科学信息研究中心完成，产业信息智能分析与服务平台由课题五的中国机电设备招标中心（工业和信息化</w:t>
      </w:r>
      <w:proofErr w:type="gramStart"/>
      <w:r>
        <w:t>部政府</w:t>
      </w:r>
      <w:proofErr w:type="gramEnd"/>
      <w:r>
        <w:t>采购中心）牵头完成。测试对象与课题、承担单位及任务</w:t>
      </w:r>
      <w:proofErr w:type="gramStart"/>
      <w:r>
        <w:t>书中期</w:t>
      </w:r>
      <w:proofErr w:type="gramEnd"/>
      <w:r>
        <w:t>考核指标的对应关系如表</w:t>
      </w:r>
      <w:r>
        <w:t>1-4</w:t>
      </w:r>
      <w:r>
        <w:t>所示。</w:t>
      </w:r>
    </w:p>
    <w:p w:rsidR="00AE7AB2" w:rsidRDefault="00E10BB2">
      <w:pPr>
        <w:spacing w:before="120" w:after="80" w:line="320" w:lineRule="auto"/>
        <w:jc w:val="center"/>
      </w:pPr>
      <w:r>
        <w:rPr>
          <w:b/>
          <w:bCs/>
          <w:sz w:val="21"/>
          <w:szCs w:val="21"/>
        </w:rPr>
        <w:t>表</w:t>
      </w:r>
      <w:r>
        <w:rPr>
          <w:b/>
          <w:bCs/>
          <w:sz w:val="21"/>
          <w:szCs w:val="21"/>
        </w:rPr>
        <w:t xml:space="preserve">1-4 </w:t>
      </w:r>
      <w:r>
        <w:rPr>
          <w:b/>
          <w:bCs/>
          <w:sz w:val="21"/>
          <w:szCs w:val="21"/>
        </w:rPr>
        <w:t>测试对象情况说明</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047"/>
        <w:gridCol w:w="1753"/>
        <w:gridCol w:w="3860"/>
      </w:tblGrid>
      <w:tr w:rsidR="00AE7AB2">
        <w:trPr>
          <w:tblHeader/>
        </w:trPr>
        <w:tc>
          <w:tcPr>
            <w:tcW w:w="23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测试对象（模块）</w:t>
            </w:r>
          </w:p>
        </w:tc>
        <w:tc>
          <w:tcPr>
            <w:tcW w:w="104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对应课题</w:t>
            </w:r>
          </w:p>
        </w:tc>
        <w:tc>
          <w:tcPr>
            <w:tcW w:w="175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承担单位</w:t>
            </w:r>
          </w:p>
        </w:tc>
        <w:tc>
          <w:tcPr>
            <w:tcW w:w="386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对应中期考核指标</w:t>
            </w:r>
          </w:p>
        </w:tc>
      </w:tr>
      <w:tr w:rsidR="00AE7AB2">
        <w:tc>
          <w:tcPr>
            <w:tcW w:w="235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1047"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课题二</w:t>
            </w:r>
          </w:p>
        </w:tc>
        <w:tc>
          <w:tcPr>
            <w:tcW w:w="1753" w:type="dxa"/>
            <w:tcMar>
              <w:top w:w="60" w:type="dxa"/>
              <w:left w:w="100" w:type="dxa"/>
              <w:bottom w:w="60" w:type="dxa"/>
              <w:right w:w="100" w:type="dxa"/>
            </w:tcMar>
            <w:vAlign w:val="center"/>
          </w:tcPr>
          <w:p w:rsidR="00AE7AB2" w:rsidRDefault="00E10BB2">
            <w:pPr>
              <w:spacing w:after="20" w:line="280" w:lineRule="auto"/>
              <w:jc w:val="left"/>
            </w:pPr>
            <w:r>
              <w:rPr>
                <w:sz w:val="21"/>
                <w:szCs w:val="21"/>
              </w:rPr>
              <w:t>浙江省北大信息技术高等研究院</w:t>
            </w:r>
          </w:p>
        </w:tc>
        <w:tc>
          <w:tcPr>
            <w:tcW w:w="38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2.1 </w:t>
            </w:r>
            <w:r>
              <w:rPr>
                <w:sz w:val="21"/>
                <w:szCs w:val="21"/>
              </w:rPr>
              <w:t>开源产业信息采集系统研制；指标</w:t>
            </w:r>
            <w:r>
              <w:rPr>
                <w:sz w:val="21"/>
                <w:szCs w:val="21"/>
              </w:rPr>
              <w:t xml:space="preserve">2.2 </w:t>
            </w:r>
            <w:r>
              <w:rPr>
                <w:sz w:val="21"/>
                <w:szCs w:val="21"/>
              </w:rPr>
              <w:t>数据类型覆盖；指标</w:t>
            </w:r>
            <w:r>
              <w:rPr>
                <w:sz w:val="21"/>
                <w:szCs w:val="21"/>
              </w:rPr>
              <w:t xml:space="preserve">2.3 </w:t>
            </w:r>
            <w:r>
              <w:rPr>
                <w:sz w:val="21"/>
                <w:szCs w:val="21"/>
              </w:rPr>
              <w:t>数据源数量；指标</w:t>
            </w:r>
            <w:r>
              <w:rPr>
                <w:sz w:val="21"/>
                <w:szCs w:val="21"/>
              </w:rPr>
              <w:t xml:space="preserve">2.4 </w:t>
            </w:r>
            <w:r>
              <w:rPr>
                <w:sz w:val="21"/>
                <w:szCs w:val="21"/>
              </w:rPr>
              <w:t>产业信息资源池规模；指标</w:t>
            </w:r>
            <w:r>
              <w:rPr>
                <w:sz w:val="21"/>
                <w:szCs w:val="21"/>
              </w:rPr>
              <w:t xml:space="preserve">2.5 </w:t>
            </w:r>
            <w:r>
              <w:rPr>
                <w:sz w:val="21"/>
                <w:szCs w:val="21"/>
              </w:rPr>
              <w:t>产业知识抽取准确率；指标</w:t>
            </w:r>
            <w:r>
              <w:rPr>
                <w:sz w:val="21"/>
                <w:szCs w:val="21"/>
              </w:rPr>
              <w:t xml:space="preserve">2.6 </w:t>
            </w:r>
            <w:r>
              <w:rPr>
                <w:sz w:val="21"/>
                <w:szCs w:val="21"/>
              </w:rPr>
              <w:t>信息特征知识关系分析功能</w:t>
            </w:r>
            <w:r>
              <w:rPr>
                <w:rFonts w:hint="eastAsia"/>
                <w:sz w:val="21"/>
                <w:szCs w:val="21"/>
              </w:rPr>
              <w:t>。</w:t>
            </w:r>
          </w:p>
        </w:tc>
      </w:tr>
      <w:tr w:rsidR="00AE7AB2">
        <w:trPr>
          <w:trHeight w:val="90"/>
        </w:trPr>
        <w:tc>
          <w:tcPr>
            <w:tcW w:w="2350"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1047"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课题三</w:t>
            </w:r>
          </w:p>
        </w:tc>
        <w:tc>
          <w:tcPr>
            <w:tcW w:w="1753" w:type="dxa"/>
            <w:tcMar>
              <w:top w:w="60" w:type="dxa"/>
              <w:left w:w="100" w:type="dxa"/>
              <w:bottom w:w="60" w:type="dxa"/>
              <w:right w:w="100" w:type="dxa"/>
            </w:tcMar>
            <w:vAlign w:val="center"/>
          </w:tcPr>
          <w:p w:rsidR="00AE7AB2" w:rsidRDefault="00E10BB2">
            <w:pPr>
              <w:spacing w:after="20" w:line="280" w:lineRule="auto"/>
              <w:jc w:val="left"/>
            </w:pPr>
            <w:r>
              <w:rPr>
                <w:sz w:val="21"/>
                <w:szCs w:val="21"/>
              </w:rPr>
              <w:t>杭州</w:t>
            </w:r>
            <w:proofErr w:type="gramStart"/>
            <w:r>
              <w:rPr>
                <w:sz w:val="21"/>
                <w:szCs w:val="21"/>
              </w:rPr>
              <w:t>量知数据</w:t>
            </w:r>
            <w:proofErr w:type="gramEnd"/>
            <w:r>
              <w:rPr>
                <w:sz w:val="21"/>
                <w:szCs w:val="21"/>
              </w:rPr>
              <w:t>科技有限公司</w:t>
            </w:r>
          </w:p>
        </w:tc>
        <w:tc>
          <w:tcPr>
            <w:tcW w:w="38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3.1 </w:t>
            </w:r>
            <w:r>
              <w:rPr>
                <w:sz w:val="21"/>
                <w:szCs w:val="21"/>
              </w:rPr>
              <w:t>产业领域大模型参数规模；指标</w:t>
            </w:r>
            <w:r>
              <w:rPr>
                <w:sz w:val="21"/>
                <w:szCs w:val="21"/>
              </w:rPr>
              <w:t xml:space="preserve">3.2 </w:t>
            </w:r>
            <w:r>
              <w:rPr>
                <w:sz w:val="21"/>
                <w:szCs w:val="21"/>
              </w:rPr>
              <w:t>产业领域大模型支持的数据类型；指标</w:t>
            </w:r>
            <w:r>
              <w:rPr>
                <w:sz w:val="21"/>
                <w:szCs w:val="21"/>
              </w:rPr>
              <w:t xml:space="preserve">3.3 </w:t>
            </w:r>
            <w:r>
              <w:rPr>
                <w:sz w:val="21"/>
                <w:szCs w:val="21"/>
              </w:rPr>
              <w:t>产业领域大模型支持的功能；指标</w:t>
            </w:r>
            <w:r>
              <w:rPr>
                <w:sz w:val="21"/>
                <w:szCs w:val="21"/>
              </w:rPr>
              <w:t xml:space="preserve">3.4 </w:t>
            </w:r>
            <w:r>
              <w:rPr>
                <w:sz w:val="21"/>
                <w:szCs w:val="21"/>
              </w:rPr>
              <w:t>产业知识库检索增强框架；指标</w:t>
            </w:r>
            <w:r>
              <w:rPr>
                <w:sz w:val="21"/>
                <w:szCs w:val="21"/>
              </w:rPr>
              <w:t xml:space="preserve">3.5 </w:t>
            </w:r>
            <w:r>
              <w:rPr>
                <w:sz w:val="21"/>
                <w:szCs w:val="21"/>
              </w:rPr>
              <w:t>产业领域智能体框架</w:t>
            </w:r>
            <w:r>
              <w:rPr>
                <w:rFonts w:hint="eastAsia"/>
                <w:sz w:val="21"/>
                <w:szCs w:val="21"/>
              </w:rPr>
              <w:t>。</w:t>
            </w:r>
          </w:p>
        </w:tc>
      </w:tr>
      <w:tr w:rsidR="00AE7AB2">
        <w:tc>
          <w:tcPr>
            <w:tcW w:w="235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产业技术识别模型及工具集</w:t>
            </w:r>
          </w:p>
        </w:tc>
        <w:tc>
          <w:tcPr>
            <w:tcW w:w="1047"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课题四</w:t>
            </w:r>
          </w:p>
        </w:tc>
        <w:tc>
          <w:tcPr>
            <w:tcW w:w="1753" w:type="dxa"/>
            <w:tcMar>
              <w:top w:w="60" w:type="dxa"/>
              <w:left w:w="100" w:type="dxa"/>
              <w:bottom w:w="60" w:type="dxa"/>
              <w:right w:w="100" w:type="dxa"/>
            </w:tcMar>
            <w:vAlign w:val="center"/>
          </w:tcPr>
          <w:p w:rsidR="00AE7AB2" w:rsidRDefault="00E10BB2">
            <w:pPr>
              <w:spacing w:after="20" w:line="280" w:lineRule="auto"/>
              <w:jc w:val="left"/>
            </w:pPr>
            <w:r>
              <w:rPr>
                <w:sz w:val="21"/>
                <w:szCs w:val="21"/>
              </w:rPr>
              <w:t>中国人民解放军军事科学院军事科学信息研究中心</w:t>
            </w:r>
          </w:p>
        </w:tc>
        <w:tc>
          <w:tcPr>
            <w:tcW w:w="38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4.1 </w:t>
            </w:r>
            <w:r>
              <w:rPr>
                <w:sz w:val="21"/>
                <w:szCs w:val="21"/>
              </w:rPr>
              <w:t>产业识别专用模型；指标</w:t>
            </w:r>
            <w:r>
              <w:rPr>
                <w:sz w:val="21"/>
                <w:szCs w:val="21"/>
              </w:rPr>
              <w:t xml:space="preserve">4.2 </w:t>
            </w:r>
            <w:r>
              <w:rPr>
                <w:sz w:val="21"/>
                <w:szCs w:val="21"/>
              </w:rPr>
              <w:t>产业技术跟踪监测和态势感知工具；指标</w:t>
            </w:r>
            <w:r>
              <w:rPr>
                <w:sz w:val="21"/>
                <w:szCs w:val="21"/>
              </w:rPr>
              <w:t xml:space="preserve">4.4 </w:t>
            </w:r>
            <w:r>
              <w:rPr>
                <w:sz w:val="21"/>
                <w:szCs w:val="21"/>
              </w:rPr>
              <w:t>产业技术分析决策工具</w:t>
            </w:r>
            <w:r>
              <w:rPr>
                <w:rFonts w:hint="eastAsia"/>
                <w:sz w:val="21"/>
                <w:szCs w:val="21"/>
              </w:rPr>
              <w:t>。</w:t>
            </w:r>
          </w:p>
        </w:tc>
      </w:tr>
      <w:tr w:rsidR="00AE7AB2">
        <w:tc>
          <w:tcPr>
            <w:tcW w:w="235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1047"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课题五</w:t>
            </w:r>
          </w:p>
        </w:tc>
        <w:tc>
          <w:tcPr>
            <w:tcW w:w="1753" w:type="dxa"/>
            <w:tcMar>
              <w:top w:w="60" w:type="dxa"/>
              <w:left w:w="100" w:type="dxa"/>
              <w:bottom w:w="60" w:type="dxa"/>
              <w:right w:w="100" w:type="dxa"/>
            </w:tcMar>
            <w:vAlign w:val="center"/>
          </w:tcPr>
          <w:p w:rsidR="00AE7AB2" w:rsidRDefault="00E10BB2">
            <w:pPr>
              <w:spacing w:after="20" w:line="280" w:lineRule="auto"/>
              <w:jc w:val="left"/>
            </w:pPr>
            <w:r>
              <w:rPr>
                <w:sz w:val="21"/>
                <w:szCs w:val="21"/>
              </w:rPr>
              <w:t>中国机电设备招标中心（工业和信息化</w:t>
            </w:r>
            <w:proofErr w:type="gramStart"/>
            <w:r>
              <w:rPr>
                <w:sz w:val="21"/>
                <w:szCs w:val="21"/>
              </w:rPr>
              <w:t>部政府</w:t>
            </w:r>
            <w:proofErr w:type="gramEnd"/>
            <w:r>
              <w:rPr>
                <w:sz w:val="21"/>
                <w:szCs w:val="21"/>
              </w:rPr>
              <w:t>采购中心）</w:t>
            </w:r>
          </w:p>
        </w:tc>
        <w:tc>
          <w:tcPr>
            <w:tcW w:w="38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5.1 </w:t>
            </w:r>
            <w:r>
              <w:rPr>
                <w:sz w:val="21"/>
                <w:szCs w:val="21"/>
              </w:rPr>
              <w:t>平台功能；指标</w:t>
            </w:r>
            <w:r>
              <w:rPr>
                <w:sz w:val="21"/>
                <w:szCs w:val="21"/>
              </w:rPr>
              <w:t xml:space="preserve">5.2 </w:t>
            </w:r>
            <w:r>
              <w:rPr>
                <w:sz w:val="21"/>
                <w:szCs w:val="21"/>
              </w:rPr>
              <w:t>形成先进制造领域产业</w:t>
            </w:r>
            <w:proofErr w:type="gramStart"/>
            <w:r>
              <w:rPr>
                <w:sz w:val="21"/>
                <w:szCs w:val="21"/>
              </w:rPr>
              <w:t>链技术</w:t>
            </w:r>
            <w:proofErr w:type="gramEnd"/>
            <w:r>
              <w:rPr>
                <w:sz w:val="21"/>
                <w:szCs w:val="21"/>
              </w:rPr>
              <w:t>跟踪分析监测能力及示范应用</w:t>
            </w:r>
            <w:r>
              <w:rPr>
                <w:rFonts w:hint="eastAsia"/>
                <w:sz w:val="21"/>
                <w:szCs w:val="21"/>
              </w:rPr>
              <w:t>。</w:t>
            </w:r>
          </w:p>
        </w:tc>
      </w:tr>
    </w:tbl>
    <w:p w:rsidR="00AE7AB2" w:rsidRDefault="00E10BB2">
      <w:pPr>
        <w:spacing w:after="60" w:line="320" w:lineRule="auto"/>
        <w:ind w:firstLine="480"/>
      </w:pPr>
      <w:r>
        <w:t>课题</w:t>
      </w:r>
      <w:proofErr w:type="gramStart"/>
      <w:r>
        <w:t>一</w:t>
      </w:r>
      <w:proofErr w:type="gramEnd"/>
      <w:r>
        <w:rPr>
          <w:rFonts w:hint="eastAsia"/>
        </w:rPr>
        <w:t>“</w:t>
      </w:r>
      <w:r>
        <w:t>产业大数据认知决策理论与方法研究</w:t>
      </w:r>
      <w:r>
        <w:rPr>
          <w:rFonts w:hint="eastAsia"/>
        </w:rPr>
        <w:t>”</w:t>
      </w:r>
      <w:r>
        <w:t>（浙江大学承担）以理论研究为主，其中期考核指标（指标</w:t>
      </w:r>
      <w:r>
        <w:t>1.1</w:t>
      </w:r>
      <w:r>
        <w:t>产业智能分析决策理论、指标</w:t>
      </w:r>
      <w:r>
        <w:t>1.2</w:t>
      </w:r>
      <w:r>
        <w:t>产业数据接入与知识表示标准、指标</w:t>
      </w:r>
      <w:r>
        <w:t>1.3</w:t>
      </w:r>
      <w:r>
        <w:t>产业大模型知识增强方法、指标</w:t>
      </w:r>
      <w:r>
        <w:t>1.4</w:t>
      </w:r>
      <w:r>
        <w:t>产业知识计算可信推理方法）按任务书约定采用研究报告与同行专家评议等方式考核，均不纳入本次第三方测试范围。本大纲在</w:t>
      </w:r>
      <w:r>
        <w:t>4.5</w:t>
      </w:r>
      <w:r>
        <w:t>节测试充分性要求与有效性分析中对任务书全部中期考核指标的考核方式与覆盖情况进行了逐项对照说明，确保指标覆盖完整、可追溯。</w:t>
      </w:r>
    </w:p>
    <w:p w:rsidR="00AE7AB2" w:rsidRDefault="00E10BB2">
      <w:pPr>
        <w:pStyle w:val="2"/>
        <w:rPr>
          <w:rFonts w:asciiTheme="minorEastAsia" w:eastAsiaTheme="minorEastAsia" w:hAnsiTheme="minorEastAsia"/>
        </w:rPr>
      </w:pPr>
      <w:bookmarkStart w:id="327" w:name="_Toc305957959"/>
      <w:r>
        <w:rPr>
          <w:rFonts w:asciiTheme="minorEastAsia" w:eastAsiaTheme="minorEastAsia" w:hAnsiTheme="minorEastAsia"/>
        </w:rPr>
        <w:t>1.5 测试材料概述</w:t>
      </w:r>
      <w:bookmarkEnd w:id="327"/>
    </w:p>
    <w:p w:rsidR="00AE7AB2" w:rsidRDefault="00E10BB2">
      <w:pPr>
        <w:pStyle w:val="3"/>
        <w:rPr>
          <w:rFonts w:asciiTheme="minorEastAsia" w:eastAsiaTheme="minorEastAsia" w:hAnsiTheme="minorEastAsia"/>
        </w:rPr>
      </w:pPr>
      <w:bookmarkStart w:id="328" w:name="_Toc1159565995"/>
      <w:r>
        <w:rPr>
          <w:rFonts w:asciiTheme="minorEastAsia" w:eastAsiaTheme="minorEastAsia" w:hAnsiTheme="minorEastAsia"/>
        </w:rPr>
        <w:t>1.5.1 测试材料来源</w:t>
      </w:r>
      <w:bookmarkEnd w:id="328"/>
    </w:p>
    <w:p w:rsidR="00AE7AB2" w:rsidRDefault="00E10BB2">
      <w:pPr>
        <w:spacing w:after="60" w:line="320" w:lineRule="auto"/>
        <w:ind w:firstLine="480"/>
      </w:pPr>
      <w:r>
        <w:t>本次测试采用的测试材料由研制方提供，来源于项目实际研发与运行环境，具体情况如表</w:t>
      </w:r>
      <w:r>
        <w:t>1-5</w:t>
      </w:r>
      <w:r>
        <w:t>所示。</w:t>
      </w:r>
    </w:p>
    <w:p w:rsidR="00AE7AB2" w:rsidRDefault="00E10BB2">
      <w:pPr>
        <w:spacing w:before="120" w:after="80" w:line="320" w:lineRule="auto"/>
        <w:jc w:val="center"/>
      </w:pPr>
      <w:r>
        <w:rPr>
          <w:b/>
          <w:bCs/>
          <w:sz w:val="21"/>
          <w:szCs w:val="21"/>
        </w:rPr>
        <w:t>表</w:t>
      </w:r>
      <w:r>
        <w:rPr>
          <w:b/>
          <w:bCs/>
          <w:sz w:val="21"/>
          <w:szCs w:val="21"/>
        </w:rPr>
        <w:t xml:space="preserve">1-5 </w:t>
      </w:r>
      <w:r>
        <w:rPr>
          <w:b/>
          <w:bCs/>
          <w:sz w:val="21"/>
          <w:szCs w:val="21"/>
        </w:rPr>
        <w:t>测试数据情况</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10"/>
      </w:tblGrid>
      <w:tr w:rsidR="00AE7AB2">
        <w:trPr>
          <w:tblHeader/>
        </w:trPr>
        <w:tc>
          <w:tcPr>
            <w:tcW w:w="18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项目</w:t>
            </w:r>
          </w:p>
        </w:tc>
        <w:tc>
          <w:tcPr>
            <w:tcW w:w="7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内容</w:t>
            </w:r>
          </w:p>
        </w:tc>
      </w:tr>
      <w:tr w:rsidR="00AE7AB2">
        <w:tc>
          <w:tcPr>
            <w:tcW w:w="1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数据来源</w:t>
            </w:r>
          </w:p>
        </w:tc>
        <w:tc>
          <w:tcPr>
            <w:tcW w:w="7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w:t>
            </w:r>
            <w:proofErr w:type="gramStart"/>
            <w:r>
              <w:rPr>
                <w:sz w:val="21"/>
                <w:szCs w:val="21"/>
              </w:rPr>
              <w:t>方部署</w:t>
            </w:r>
            <w:proofErr w:type="gramEnd"/>
            <w:r>
              <w:rPr>
                <w:sz w:val="21"/>
                <w:szCs w:val="21"/>
              </w:rPr>
              <w:t>的各被测系统运行环境及其后台数据库；产业信息资源池实际采集数据；用于知识抽取准确率验证的标注测试数据集；覆盖</w:t>
            </w:r>
            <w:r>
              <w:rPr>
                <w:sz w:val="21"/>
                <w:szCs w:val="21"/>
              </w:rPr>
              <w:t>5</w:t>
            </w:r>
            <w:r>
              <w:rPr>
                <w:sz w:val="21"/>
                <w:szCs w:val="21"/>
              </w:rPr>
              <w:t>个先进制造领域</w:t>
            </w:r>
            <w:r>
              <w:rPr>
                <w:sz w:val="21"/>
                <w:szCs w:val="21"/>
              </w:rPr>
              <w:t>16</w:t>
            </w:r>
            <w:r>
              <w:rPr>
                <w:sz w:val="21"/>
                <w:szCs w:val="21"/>
              </w:rPr>
              <w:t>条产业链的产业链数据。</w:t>
            </w:r>
          </w:p>
        </w:tc>
      </w:tr>
      <w:tr w:rsidR="00AE7AB2">
        <w:tc>
          <w:tcPr>
            <w:tcW w:w="1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采集环境</w:t>
            </w:r>
          </w:p>
        </w:tc>
        <w:tc>
          <w:tcPr>
            <w:tcW w:w="7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真实互联网数据源环境。数据通过爬虫、非侵入</w:t>
            </w:r>
            <w:proofErr w:type="gramStart"/>
            <w:r>
              <w:rPr>
                <w:sz w:val="21"/>
                <w:szCs w:val="21"/>
              </w:rPr>
              <w:t>式数采等</w:t>
            </w:r>
            <w:proofErr w:type="gramEnd"/>
            <w:r>
              <w:rPr>
                <w:sz w:val="21"/>
                <w:szCs w:val="21"/>
              </w:rPr>
              <w:t>技术及人工协助方式从国内外机构官网、智库、高校、金融网站、知识媒体等数据源实时监控采集。</w:t>
            </w:r>
          </w:p>
        </w:tc>
      </w:tr>
      <w:tr w:rsidR="00AE7AB2">
        <w:tc>
          <w:tcPr>
            <w:tcW w:w="1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数据类型</w:t>
            </w:r>
          </w:p>
        </w:tc>
        <w:tc>
          <w:tcPr>
            <w:tcW w:w="7210" w:type="dxa"/>
            <w:tcMar>
              <w:top w:w="60" w:type="dxa"/>
              <w:left w:w="100" w:type="dxa"/>
              <w:bottom w:w="60" w:type="dxa"/>
              <w:right w:w="100" w:type="dxa"/>
            </w:tcMar>
            <w:vAlign w:val="center"/>
          </w:tcPr>
          <w:p w:rsidR="00AE7AB2" w:rsidRDefault="00E10BB2">
            <w:pPr>
              <w:spacing w:after="20" w:line="280" w:lineRule="auto"/>
              <w:jc w:val="left"/>
            </w:pPr>
            <w:r>
              <w:rPr>
                <w:sz w:val="21"/>
                <w:szCs w:val="21"/>
              </w:rPr>
              <w:t>战略政策、科技文献、发明专利、产业报告、人才信息、重点事件、市场分析等</w:t>
            </w:r>
            <w:r>
              <w:rPr>
                <w:sz w:val="21"/>
                <w:szCs w:val="21"/>
              </w:rPr>
              <w:t>7</w:t>
            </w:r>
            <w:r>
              <w:rPr>
                <w:sz w:val="21"/>
                <w:szCs w:val="21"/>
              </w:rPr>
              <w:t>种类型的文本、表格等多源异构数据。</w:t>
            </w:r>
          </w:p>
        </w:tc>
      </w:tr>
      <w:tr w:rsidR="00AE7AB2">
        <w:tc>
          <w:tcPr>
            <w:tcW w:w="18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测试账号</w:t>
            </w:r>
          </w:p>
        </w:tc>
        <w:tc>
          <w:tcPr>
            <w:tcW w:w="7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研制方提供的各被测系统测试账号（含管理员及普通用户角色）、参数规模统计脚本及后台数据查询权限。</w:t>
            </w:r>
          </w:p>
        </w:tc>
      </w:tr>
    </w:tbl>
    <w:p w:rsidR="00AE7AB2" w:rsidRPr="00E10BB2" w:rsidRDefault="00AE7AB2" w:rsidP="00E10BB2">
      <w:pPr>
        <w:rPr>
          <w:ins w:id="329" w:author="沈永亮" w:date="2026-07-12T22:37:00Z"/>
        </w:rPr>
        <w:pPrChange w:id="330" w:author="汤丽群" w:date="2026-07-14T02:02:00Z">
          <w:pPr>
            <w:pStyle w:val="3"/>
          </w:pPr>
        </w:pPrChange>
      </w:pPr>
      <w:bookmarkStart w:id="331" w:name="_Toc411581440"/>
    </w:p>
    <w:p w:rsidR="00AE7AB2" w:rsidRDefault="00E10BB2">
      <w:pPr>
        <w:pStyle w:val="3"/>
        <w:rPr>
          <w:rFonts w:asciiTheme="minorEastAsia" w:eastAsiaTheme="minorEastAsia" w:hAnsiTheme="minorEastAsia"/>
        </w:rPr>
      </w:pPr>
      <w:r>
        <w:rPr>
          <w:rFonts w:asciiTheme="minorEastAsia" w:eastAsiaTheme="minorEastAsia" w:hAnsiTheme="minorEastAsia"/>
        </w:rPr>
        <w:t>1.5.2 测试材料要求</w:t>
      </w:r>
      <w:bookmarkEnd w:id="331"/>
    </w:p>
    <w:p w:rsidR="00AE7AB2" w:rsidRDefault="00E10BB2">
      <w:pPr>
        <w:spacing w:after="60" w:line="320" w:lineRule="auto"/>
        <w:ind w:firstLine="480"/>
      </w:pPr>
      <w:r>
        <w:t>测试开始前，研制方应保证各被测系统已部署完成并处于可测试状态，提供满足测试要求的测试环境、测试数据、测试账号以及相关配合人员；用于指标验证的统计脚本、标注</w:t>
      </w:r>
      <w:proofErr w:type="gramStart"/>
      <w:r>
        <w:t>数据集应经</w:t>
      </w:r>
      <w:proofErr w:type="gramEnd"/>
      <w:r>
        <w:t>双方确认；测试组对所使用的测试材料进行检查确认，保证符合测试要求。</w:t>
      </w:r>
    </w:p>
    <w:p w:rsidR="00AE7AB2" w:rsidRDefault="00E10BB2">
      <w:pPr>
        <w:pStyle w:val="1"/>
      </w:pPr>
      <w:bookmarkStart w:id="332" w:name="_Toc404435093"/>
      <w:r>
        <w:rPr>
          <w:rFonts w:hAnsi="黑体"/>
        </w:rPr>
        <w:t>2 测试依据</w:t>
      </w:r>
      <w:bookmarkEnd w:id="332"/>
    </w:p>
    <w:p w:rsidR="00AE7AB2" w:rsidRDefault="00E10BB2">
      <w:pPr>
        <w:spacing w:after="60" w:line="320" w:lineRule="auto"/>
        <w:ind w:firstLine="480"/>
      </w:pPr>
      <w:r>
        <w:t>本测试大纲的测试依据参见表</w:t>
      </w:r>
      <w:r>
        <w:t>2-1</w:t>
      </w:r>
      <w:r>
        <w:t>。</w:t>
      </w:r>
    </w:p>
    <w:p w:rsidR="00AE7AB2" w:rsidRDefault="00E10BB2">
      <w:pPr>
        <w:spacing w:before="120" w:after="80" w:line="320" w:lineRule="auto"/>
        <w:jc w:val="center"/>
      </w:pPr>
      <w:r>
        <w:rPr>
          <w:b/>
          <w:bCs/>
          <w:sz w:val="21"/>
          <w:szCs w:val="21"/>
        </w:rPr>
        <w:t>表</w:t>
      </w:r>
      <w:r>
        <w:rPr>
          <w:b/>
          <w:bCs/>
          <w:sz w:val="21"/>
          <w:szCs w:val="21"/>
        </w:rPr>
        <w:t xml:space="preserve">2-1 </w:t>
      </w:r>
      <w:r>
        <w:rPr>
          <w:b/>
          <w:bCs/>
          <w:sz w:val="21"/>
          <w:szCs w:val="21"/>
        </w:rPr>
        <w:t>测试依据</w:t>
      </w:r>
    </w:p>
    <w:tbl>
      <w:tblPr>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5210"/>
        <w:gridCol w:w="1200"/>
      </w:tblGrid>
      <w:tr w:rsidR="00AE7AB2">
        <w:trPr>
          <w:tblHeader/>
          <w:jc w:val="cent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b/>
                <w:bCs/>
                <w:sz w:val="21"/>
                <w:szCs w:val="21"/>
              </w:rPr>
              <w:t>序号</w:t>
            </w:r>
          </w:p>
        </w:tc>
        <w:tc>
          <w:tcPr>
            <w:tcW w:w="1900" w:type="dxa"/>
            <w:shd w:val="clear" w:color="auto" w:fill="D9D9D9"/>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b/>
                <w:bCs/>
                <w:sz w:val="21"/>
                <w:szCs w:val="21"/>
              </w:rPr>
              <w:t>标准/文档编号</w:t>
            </w:r>
          </w:p>
        </w:tc>
        <w:tc>
          <w:tcPr>
            <w:tcW w:w="5210" w:type="dxa"/>
            <w:shd w:val="clear" w:color="auto" w:fill="D9D9D9"/>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b/>
                <w:bCs/>
                <w:sz w:val="21"/>
                <w:szCs w:val="21"/>
              </w:rPr>
              <w:t>标准/文档名称</w:t>
            </w:r>
          </w:p>
        </w:tc>
        <w:tc>
          <w:tcPr>
            <w:tcW w:w="1200" w:type="dxa"/>
            <w:shd w:val="clear" w:color="auto" w:fill="D9D9D9"/>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b/>
                <w:bCs/>
                <w:sz w:val="21"/>
                <w:szCs w:val="21"/>
              </w:rPr>
              <w:t>发布/形成时间</w:t>
            </w:r>
          </w:p>
        </w:tc>
      </w:tr>
      <w:tr w:rsidR="00AE7AB2">
        <w:trPr>
          <w:jc w:val="center"/>
        </w:trPr>
        <w:tc>
          <w:tcPr>
            <w:tcW w:w="7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1</w:t>
            </w:r>
          </w:p>
        </w:tc>
        <w:tc>
          <w:tcPr>
            <w:tcW w:w="19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GB/T 25000.51-2016</w:t>
            </w:r>
          </w:p>
        </w:tc>
        <w:tc>
          <w:tcPr>
            <w:tcW w:w="5210" w:type="dxa"/>
            <w:tcMar>
              <w:top w:w="60" w:type="dxa"/>
              <w:left w:w="100" w:type="dxa"/>
              <w:bottom w:w="60" w:type="dxa"/>
              <w:right w:w="100" w:type="dxa"/>
            </w:tcMar>
            <w:vAlign w:val="center"/>
          </w:tcPr>
          <w:p w:rsidR="00AE7AB2" w:rsidRDefault="00E10BB2">
            <w:pPr>
              <w:spacing w:after="20" w:line="280" w:lineRule="auto"/>
              <w:jc w:val="left"/>
              <w:rPr>
                <w:rFonts w:asciiTheme="minorEastAsia" w:eastAsiaTheme="minorEastAsia" w:hAnsiTheme="minorEastAsia"/>
              </w:rPr>
            </w:pPr>
            <w:r>
              <w:rPr>
                <w:rFonts w:asciiTheme="minorEastAsia" w:eastAsiaTheme="minorEastAsia" w:hAnsiTheme="minorEastAsia"/>
                <w:sz w:val="21"/>
                <w:szCs w:val="21"/>
              </w:rPr>
              <w:t>《系统与软件工程 系统与软件质量要求和评价（SQuaRE）第51部分：就绪可用软件产品（RUSP）的质量要求和测试细则》</w:t>
            </w:r>
          </w:p>
        </w:tc>
        <w:tc>
          <w:tcPr>
            <w:tcW w:w="12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2016</w:t>
            </w:r>
            <w:r>
              <w:rPr>
                <w:rFonts w:asciiTheme="minorEastAsia" w:eastAsiaTheme="minorEastAsia" w:hAnsiTheme="minorEastAsia" w:hint="eastAsia"/>
                <w:sz w:val="21"/>
                <w:szCs w:val="21"/>
              </w:rPr>
              <w:t>年</w:t>
            </w:r>
          </w:p>
        </w:tc>
      </w:tr>
      <w:tr w:rsidR="00AE7AB2">
        <w:trPr>
          <w:jc w:val="center"/>
        </w:trPr>
        <w:tc>
          <w:tcPr>
            <w:tcW w:w="7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hint="eastAsia"/>
                <w:sz w:val="21"/>
                <w:szCs w:val="21"/>
              </w:rPr>
              <w:t>2</w:t>
            </w:r>
          </w:p>
        </w:tc>
        <w:tc>
          <w:tcPr>
            <w:tcW w:w="19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w:t>
            </w:r>
          </w:p>
        </w:tc>
        <w:tc>
          <w:tcPr>
            <w:tcW w:w="5210" w:type="dxa"/>
            <w:tcMar>
              <w:top w:w="60" w:type="dxa"/>
              <w:left w:w="100" w:type="dxa"/>
              <w:bottom w:w="60" w:type="dxa"/>
              <w:right w:w="100" w:type="dxa"/>
            </w:tcMar>
            <w:vAlign w:val="center"/>
          </w:tcPr>
          <w:p w:rsidR="00AE7AB2" w:rsidRDefault="00E10BB2">
            <w:pPr>
              <w:spacing w:after="20" w:line="280" w:lineRule="auto"/>
              <w:jc w:val="left"/>
              <w:rPr>
                <w:rFonts w:asciiTheme="minorEastAsia" w:eastAsiaTheme="minorEastAsia" w:hAnsiTheme="minorEastAsia"/>
              </w:rPr>
            </w:pPr>
            <w:r>
              <w:rPr>
                <w:rFonts w:asciiTheme="minorEastAsia" w:eastAsiaTheme="minorEastAsia" w:hAnsiTheme="minorEastAsia"/>
                <w:sz w:val="21"/>
                <w:szCs w:val="21"/>
              </w:rPr>
              <w:t>《国家重点研发计划项目任务书——大模型驱动下产业信息智能分析与服务关键技术研究及示范应用》（项目编号：2024YFB3312900）</w:t>
            </w:r>
          </w:p>
        </w:tc>
        <w:tc>
          <w:tcPr>
            <w:tcW w:w="12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2024</w:t>
            </w:r>
            <w:r>
              <w:rPr>
                <w:rFonts w:asciiTheme="minorEastAsia" w:eastAsiaTheme="minorEastAsia" w:hAnsiTheme="minorEastAsia" w:hint="eastAsia"/>
                <w:sz w:val="21"/>
                <w:szCs w:val="21"/>
              </w:rPr>
              <w:t>年</w:t>
            </w:r>
          </w:p>
        </w:tc>
      </w:tr>
      <w:tr w:rsidR="00AE7AB2">
        <w:trPr>
          <w:jc w:val="center"/>
        </w:trPr>
        <w:tc>
          <w:tcPr>
            <w:tcW w:w="7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hint="eastAsia"/>
                <w:sz w:val="21"/>
                <w:szCs w:val="21"/>
              </w:rPr>
              <w:t>3</w:t>
            </w:r>
          </w:p>
        </w:tc>
        <w:tc>
          <w:tcPr>
            <w:tcW w:w="19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w:t>
            </w:r>
          </w:p>
        </w:tc>
        <w:tc>
          <w:tcPr>
            <w:tcW w:w="5210" w:type="dxa"/>
            <w:tcMar>
              <w:top w:w="60" w:type="dxa"/>
              <w:left w:w="100" w:type="dxa"/>
              <w:bottom w:w="60" w:type="dxa"/>
              <w:right w:w="100" w:type="dxa"/>
            </w:tcMar>
            <w:vAlign w:val="center"/>
          </w:tcPr>
          <w:p w:rsidR="00AE7AB2" w:rsidRDefault="00E10BB2">
            <w:pPr>
              <w:spacing w:after="20" w:line="280" w:lineRule="auto"/>
              <w:jc w:val="left"/>
              <w:rPr>
                <w:rFonts w:asciiTheme="minorEastAsia" w:eastAsiaTheme="minorEastAsia" w:hAnsiTheme="minorEastAsia"/>
              </w:rPr>
            </w:pPr>
            <w:r>
              <w:rPr>
                <w:rFonts w:asciiTheme="minorEastAsia" w:eastAsiaTheme="minorEastAsia" w:hAnsiTheme="minorEastAsia"/>
                <w:sz w:val="21"/>
                <w:szCs w:val="21"/>
              </w:rPr>
              <w:t>《产业大数据采集融通与图谱构建研究报告》等各课题中期研究报告与相关技术文档</w:t>
            </w:r>
          </w:p>
        </w:tc>
        <w:tc>
          <w:tcPr>
            <w:tcW w:w="1200" w:type="dxa"/>
            <w:tcMar>
              <w:top w:w="60" w:type="dxa"/>
              <w:left w:w="100" w:type="dxa"/>
              <w:bottom w:w="60" w:type="dxa"/>
              <w:right w:w="100" w:type="dxa"/>
            </w:tcMar>
            <w:vAlign w:val="center"/>
          </w:tcPr>
          <w:p w:rsidR="00AE7AB2" w:rsidRDefault="00E10BB2">
            <w:pPr>
              <w:spacing w:after="20" w:line="280" w:lineRule="auto"/>
              <w:jc w:val="center"/>
              <w:rPr>
                <w:rFonts w:asciiTheme="minorEastAsia" w:eastAsiaTheme="minorEastAsia" w:hAnsiTheme="minorEastAsia"/>
              </w:rPr>
            </w:pPr>
            <w:r>
              <w:rPr>
                <w:rFonts w:asciiTheme="minorEastAsia" w:eastAsiaTheme="minorEastAsia" w:hAnsiTheme="minorEastAsia"/>
                <w:sz w:val="21"/>
                <w:szCs w:val="21"/>
              </w:rPr>
              <w:t>2026</w:t>
            </w:r>
            <w:r>
              <w:rPr>
                <w:rFonts w:asciiTheme="minorEastAsia" w:eastAsiaTheme="minorEastAsia" w:hAnsiTheme="minorEastAsia" w:hint="eastAsia"/>
                <w:sz w:val="21"/>
                <w:szCs w:val="21"/>
              </w:rPr>
              <w:t>年</w:t>
            </w:r>
          </w:p>
        </w:tc>
      </w:tr>
    </w:tbl>
    <w:p w:rsidR="00AE7AB2" w:rsidRDefault="00E10BB2">
      <w:pPr>
        <w:pStyle w:val="1"/>
        <w:rPr>
          <w:rFonts w:asciiTheme="minorEastAsia" w:eastAsiaTheme="minorEastAsia" w:hAnsiTheme="minorEastAsia"/>
        </w:rPr>
      </w:pPr>
      <w:bookmarkStart w:id="333" w:name="_Toc554865296"/>
      <w:r>
        <w:rPr>
          <w:rFonts w:asciiTheme="minorEastAsia" w:eastAsiaTheme="minorEastAsia" w:hAnsiTheme="minorEastAsia"/>
        </w:rPr>
        <w:t>3 质量保证</w:t>
      </w:r>
      <w:bookmarkEnd w:id="333"/>
    </w:p>
    <w:p w:rsidR="00AE7AB2" w:rsidRDefault="00E10BB2">
      <w:pPr>
        <w:spacing w:after="60" w:line="320" w:lineRule="auto"/>
        <w:ind w:firstLine="480"/>
      </w:pPr>
      <w:r>
        <w:t>质量保证所需资源包括</w:t>
      </w:r>
      <w:r>
        <w:t>1</w:t>
      </w:r>
      <w:r>
        <w:t>名质量监督人员以及用于质量监督工作的设备，在评测整个生存期内实施质量管理，保证评测项目正在运行的过程和正在形成的工作产品符合相应的技术文件要求。质量保证内容包括：质量保证人员应客观地验证工作产品及其活动遵循所用标准、规程和需求的情况；质量保证人员应将评测项目质量保证活动的结果通知到相关人员；最高领导层应负责处理在评测项目组内无法解决的问题。</w:t>
      </w:r>
    </w:p>
    <w:p w:rsidR="00AE7AB2" w:rsidRDefault="00E10BB2">
      <w:pPr>
        <w:pStyle w:val="1"/>
        <w:rPr>
          <w:rFonts w:asciiTheme="minorEastAsia" w:eastAsiaTheme="minorEastAsia" w:hAnsiTheme="minorEastAsia"/>
        </w:rPr>
      </w:pPr>
      <w:bookmarkStart w:id="334" w:name="_Toc1247034598"/>
      <w:r>
        <w:rPr>
          <w:rFonts w:asciiTheme="minorEastAsia" w:eastAsiaTheme="minorEastAsia" w:hAnsiTheme="minorEastAsia"/>
        </w:rPr>
        <w:t>4 测试内容与方法</w:t>
      </w:r>
      <w:bookmarkEnd w:id="334"/>
    </w:p>
    <w:p w:rsidR="00AE7AB2" w:rsidRDefault="00E10BB2">
      <w:pPr>
        <w:pStyle w:val="2"/>
        <w:rPr>
          <w:rFonts w:asciiTheme="minorEastAsia" w:eastAsiaTheme="minorEastAsia" w:hAnsiTheme="minorEastAsia"/>
        </w:rPr>
      </w:pPr>
      <w:bookmarkStart w:id="335" w:name="_Toc1617577513"/>
      <w:r>
        <w:rPr>
          <w:rFonts w:asciiTheme="minorEastAsia" w:eastAsiaTheme="minorEastAsia" w:hAnsiTheme="minorEastAsia"/>
        </w:rPr>
        <w:t>4.1 测试范围</w:t>
      </w:r>
      <w:bookmarkEnd w:id="335"/>
    </w:p>
    <w:p w:rsidR="00AE7AB2" w:rsidRDefault="00E10BB2">
      <w:pPr>
        <w:spacing w:after="60" w:line="320" w:lineRule="auto"/>
        <w:ind w:firstLine="480"/>
      </w:pPr>
      <w:r>
        <w:t>本次测试的对象为</w:t>
      </w:r>
      <w:r>
        <w:rPr>
          <w:rFonts w:hint="eastAsia"/>
        </w:rPr>
        <w:t>“</w:t>
      </w:r>
      <w:r>
        <w:t>大模型驱动下产业信息智能分析与服务关键技术研究及示范应用</w:t>
      </w:r>
      <w:r>
        <w:rPr>
          <w:rFonts w:hint="eastAsia"/>
        </w:rPr>
        <w:t>”</w:t>
      </w:r>
      <w:r>
        <w:t>项目所包含的软件系统，包括产业大数据采集融通与图谱构建系统、通专协同的产业领域大模型框架、产业技术识别模型及工具集、产业信息智能分析与服务平台四个部分，测试范围为项目任务书约定的、考核方式为</w:t>
      </w:r>
      <w:proofErr w:type="gramStart"/>
      <w:r>
        <w:t>”</w:t>
      </w:r>
      <w:proofErr w:type="gramEnd"/>
      <w:r>
        <w:t>具有资质的第三方机构测试验证</w:t>
      </w:r>
      <w:proofErr w:type="gramStart"/>
      <w:r>
        <w:t>”</w:t>
      </w:r>
      <w:proofErr w:type="gramEnd"/>
      <w:r>
        <w:t>的全部中期考核指标。</w:t>
      </w:r>
    </w:p>
    <w:p w:rsidR="00AE7AB2" w:rsidRDefault="00E10BB2">
      <w:pPr>
        <w:pStyle w:val="2"/>
        <w:rPr>
          <w:rFonts w:asciiTheme="minorEastAsia" w:eastAsiaTheme="minorEastAsia" w:hAnsiTheme="minorEastAsia"/>
        </w:rPr>
      </w:pPr>
      <w:bookmarkStart w:id="336" w:name="_Toc1629773618"/>
      <w:r>
        <w:rPr>
          <w:rFonts w:asciiTheme="minorEastAsia" w:eastAsiaTheme="minorEastAsia" w:hAnsiTheme="minorEastAsia"/>
        </w:rPr>
        <w:t>4.2 确定的质量特性与子特性</w:t>
      </w:r>
      <w:bookmarkEnd w:id="336"/>
    </w:p>
    <w:p w:rsidR="00AE7AB2" w:rsidRDefault="00E10BB2">
      <w:pPr>
        <w:spacing w:after="60" w:line="320" w:lineRule="auto"/>
        <w:ind w:firstLine="480"/>
      </w:pPr>
      <w:r>
        <w:t>本次测试所确定的质量特性详见表</w:t>
      </w:r>
      <w:r>
        <w:t>4-1</w:t>
      </w:r>
      <w:r>
        <w:t>。任务</w:t>
      </w:r>
      <w:proofErr w:type="gramStart"/>
      <w:r>
        <w:t>书中期</w:t>
      </w:r>
      <w:proofErr w:type="gramEnd"/>
      <w:r>
        <w:t>考核指标中的定量指标（如大模型参数规模、资源池规模、数据源数量、知识抽取准确率等）纳入产品质量</w:t>
      </w:r>
      <w:r>
        <w:t>-</w:t>
      </w:r>
      <w:r>
        <w:t>功能性的准确性子特性进行验证。</w:t>
      </w:r>
    </w:p>
    <w:p w:rsidR="00AE7AB2" w:rsidRDefault="00E10BB2">
      <w:pPr>
        <w:spacing w:before="120" w:after="80" w:line="320" w:lineRule="auto"/>
        <w:jc w:val="center"/>
      </w:pPr>
      <w:r>
        <w:rPr>
          <w:b/>
          <w:bCs/>
          <w:sz w:val="21"/>
          <w:szCs w:val="21"/>
        </w:rPr>
        <w:t>表</w:t>
      </w:r>
      <w:r>
        <w:rPr>
          <w:b/>
          <w:bCs/>
          <w:sz w:val="21"/>
          <w:szCs w:val="21"/>
        </w:rPr>
        <w:t xml:space="preserve">4-1 </w:t>
      </w:r>
      <w:r>
        <w:rPr>
          <w:b/>
          <w:bCs/>
          <w:sz w:val="21"/>
          <w:szCs w:val="21"/>
        </w:rPr>
        <w:t>质量特性</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10"/>
        <w:gridCol w:w="2100"/>
      </w:tblGrid>
      <w:tr w:rsidR="00AE7AB2">
        <w:trPr>
          <w:tblHeader/>
        </w:trPr>
        <w:tc>
          <w:tcPr>
            <w:tcW w:w="28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被测产品名称</w:t>
            </w:r>
          </w:p>
        </w:tc>
        <w:tc>
          <w:tcPr>
            <w:tcW w:w="41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模块名称</w:t>
            </w:r>
          </w:p>
        </w:tc>
        <w:tc>
          <w:tcPr>
            <w:tcW w:w="21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测试类型</w:t>
            </w:r>
          </w:p>
        </w:tc>
      </w:tr>
      <w:tr w:rsidR="00AE7AB2">
        <w:tc>
          <w:tcPr>
            <w:tcW w:w="28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大模型驱动下产业信息智能分析与服务软件系统</w:t>
            </w:r>
          </w:p>
        </w:tc>
        <w:tc>
          <w:tcPr>
            <w:tcW w:w="411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产品质量</w:t>
            </w:r>
            <w:r>
              <w:rPr>
                <w:sz w:val="21"/>
                <w:szCs w:val="21"/>
              </w:rPr>
              <w:t>-</w:t>
            </w:r>
            <w:r>
              <w:rPr>
                <w:sz w:val="21"/>
                <w:szCs w:val="21"/>
              </w:rPr>
              <w:t>功能性</w:t>
            </w:r>
          </w:p>
        </w:tc>
      </w:tr>
      <w:tr w:rsidR="00AE7AB2">
        <w:tc>
          <w:tcPr>
            <w:tcW w:w="2800" w:type="dxa"/>
            <w:vMerge/>
            <w:tcMar>
              <w:top w:w="60" w:type="dxa"/>
              <w:left w:w="100" w:type="dxa"/>
              <w:bottom w:w="60" w:type="dxa"/>
              <w:right w:w="100" w:type="dxa"/>
            </w:tcMar>
            <w:vAlign w:val="center"/>
          </w:tcPr>
          <w:p w:rsidR="00AE7AB2" w:rsidRDefault="00AE7AB2">
            <w:pPr>
              <w:spacing w:after="20" w:line="280" w:lineRule="auto"/>
              <w:jc w:val="center"/>
            </w:pPr>
          </w:p>
        </w:tc>
        <w:tc>
          <w:tcPr>
            <w:tcW w:w="4110"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2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产品质量</w:t>
            </w:r>
            <w:r>
              <w:rPr>
                <w:sz w:val="21"/>
                <w:szCs w:val="21"/>
              </w:rPr>
              <w:t>-</w:t>
            </w:r>
            <w:r>
              <w:rPr>
                <w:sz w:val="21"/>
                <w:szCs w:val="21"/>
              </w:rPr>
              <w:t>功能性</w:t>
            </w:r>
          </w:p>
        </w:tc>
      </w:tr>
      <w:tr w:rsidR="00AE7AB2">
        <w:tc>
          <w:tcPr>
            <w:tcW w:w="2800" w:type="dxa"/>
            <w:vMerge/>
            <w:tcMar>
              <w:top w:w="60" w:type="dxa"/>
              <w:left w:w="100" w:type="dxa"/>
              <w:bottom w:w="60" w:type="dxa"/>
              <w:right w:w="100" w:type="dxa"/>
            </w:tcMar>
            <w:vAlign w:val="center"/>
          </w:tcPr>
          <w:p w:rsidR="00AE7AB2" w:rsidRDefault="00AE7AB2">
            <w:pPr>
              <w:spacing w:after="20" w:line="280" w:lineRule="auto"/>
              <w:jc w:val="center"/>
            </w:pPr>
          </w:p>
        </w:tc>
        <w:tc>
          <w:tcPr>
            <w:tcW w:w="411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产业技术识别模型及工具集</w:t>
            </w:r>
          </w:p>
        </w:tc>
        <w:tc>
          <w:tcPr>
            <w:tcW w:w="2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产品质量</w:t>
            </w:r>
            <w:r>
              <w:rPr>
                <w:sz w:val="21"/>
                <w:szCs w:val="21"/>
              </w:rPr>
              <w:t>-</w:t>
            </w:r>
            <w:r>
              <w:rPr>
                <w:sz w:val="21"/>
                <w:szCs w:val="21"/>
              </w:rPr>
              <w:t>功能性</w:t>
            </w:r>
          </w:p>
        </w:tc>
      </w:tr>
      <w:tr w:rsidR="00AE7AB2">
        <w:tc>
          <w:tcPr>
            <w:tcW w:w="2800" w:type="dxa"/>
            <w:vMerge/>
            <w:tcMar>
              <w:top w:w="60" w:type="dxa"/>
              <w:left w:w="100" w:type="dxa"/>
              <w:bottom w:w="60" w:type="dxa"/>
              <w:right w:w="100" w:type="dxa"/>
            </w:tcMar>
            <w:vAlign w:val="center"/>
          </w:tcPr>
          <w:p w:rsidR="00AE7AB2" w:rsidRDefault="00AE7AB2">
            <w:pPr>
              <w:spacing w:after="20" w:line="280" w:lineRule="auto"/>
              <w:jc w:val="center"/>
            </w:pPr>
          </w:p>
        </w:tc>
        <w:tc>
          <w:tcPr>
            <w:tcW w:w="411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2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产品质量</w:t>
            </w:r>
            <w:r>
              <w:rPr>
                <w:sz w:val="21"/>
                <w:szCs w:val="21"/>
              </w:rPr>
              <w:t>-</w:t>
            </w:r>
            <w:r>
              <w:rPr>
                <w:sz w:val="21"/>
                <w:szCs w:val="21"/>
              </w:rPr>
              <w:t>功能性</w:t>
            </w:r>
          </w:p>
        </w:tc>
      </w:tr>
    </w:tbl>
    <w:p w:rsidR="00AE7AB2" w:rsidRDefault="00E10BB2">
      <w:pPr>
        <w:pStyle w:val="2"/>
        <w:rPr>
          <w:rFonts w:asciiTheme="minorEastAsia" w:eastAsiaTheme="minorEastAsia" w:hAnsiTheme="minorEastAsia"/>
        </w:rPr>
      </w:pPr>
      <w:bookmarkStart w:id="337" w:name="_Toc451280241"/>
      <w:r>
        <w:rPr>
          <w:rFonts w:asciiTheme="minorEastAsia" w:eastAsiaTheme="minorEastAsia" w:hAnsiTheme="minorEastAsia"/>
        </w:rPr>
        <w:t>4.3 子特性的测试要求</w:t>
      </w:r>
      <w:bookmarkEnd w:id="337"/>
    </w:p>
    <w:p w:rsidR="00AE7AB2" w:rsidRDefault="00E10BB2">
      <w:pPr>
        <w:spacing w:after="60" w:line="320" w:lineRule="auto"/>
        <w:ind w:firstLine="480"/>
      </w:pPr>
      <w:r>
        <w:t>本次测试为产品质量</w:t>
      </w:r>
      <w:r>
        <w:t>-</w:t>
      </w:r>
      <w:r>
        <w:t>功能性测试，相关的子特性测试要求见表</w:t>
      </w:r>
      <w:r>
        <w:t>4-2</w:t>
      </w:r>
      <w:r>
        <w:t>，任务</w:t>
      </w:r>
      <w:proofErr w:type="gramStart"/>
      <w:r>
        <w:t>书中期</w:t>
      </w:r>
      <w:proofErr w:type="gramEnd"/>
      <w:r>
        <w:t>考核指标涉及的定量技术指标如表</w:t>
      </w:r>
      <w:r>
        <w:t>4-3</w:t>
      </w:r>
      <w:r>
        <w:t>所示。</w:t>
      </w:r>
    </w:p>
    <w:p w:rsidR="00AE7AB2" w:rsidRDefault="00E10BB2">
      <w:pPr>
        <w:spacing w:before="120" w:after="80" w:line="320" w:lineRule="auto"/>
        <w:jc w:val="center"/>
      </w:pPr>
      <w:r>
        <w:rPr>
          <w:b/>
          <w:bCs/>
          <w:sz w:val="21"/>
          <w:szCs w:val="21"/>
        </w:rPr>
        <w:t>表</w:t>
      </w:r>
      <w:r>
        <w:rPr>
          <w:b/>
          <w:bCs/>
          <w:sz w:val="21"/>
          <w:szCs w:val="21"/>
        </w:rPr>
        <w:t xml:space="preserve">4-2 </w:t>
      </w:r>
      <w:r>
        <w:rPr>
          <w:b/>
          <w:bCs/>
          <w:sz w:val="21"/>
          <w:szCs w:val="21"/>
        </w:rPr>
        <w:t>软件测试子特性测试要求表</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196"/>
        <w:gridCol w:w="1100"/>
        <w:gridCol w:w="2500"/>
        <w:gridCol w:w="3510"/>
      </w:tblGrid>
      <w:tr w:rsidR="00AE7AB2">
        <w:trPr>
          <w:tblHeader/>
        </w:trPr>
        <w:tc>
          <w:tcPr>
            <w:tcW w:w="70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19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测试类型</w:t>
            </w:r>
          </w:p>
        </w:tc>
        <w:tc>
          <w:tcPr>
            <w:tcW w:w="11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测试范围</w:t>
            </w:r>
          </w:p>
        </w:tc>
        <w:tc>
          <w:tcPr>
            <w:tcW w:w="25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测试要求</w:t>
            </w:r>
          </w:p>
        </w:tc>
        <w:tc>
          <w:tcPr>
            <w:tcW w:w="35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r>
      <w:tr w:rsidR="00AE7AB2">
        <w:tc>
          <w:tcPr>
            <w:tcW w:w="704"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19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产品质量</w:t>
            </w:r>
            <w:r>
              <w:rPr>
                <w:sz w:val="21"/>
                <w:szCs w:val="21"/>
              </w:rPr>
              <w:t>-</w:t>
            </w:r>
            <w:r>
              <w:rPr>
                <w:sz w:val="21"/>
                <w:szCs w:val="21"/>
              </w:rPr>
              <w:t>功能性</w:t>
            </w:r>
          </w:p>
        </w:tc>
        <w:tc>
          <w:tcPr>
            <w:tcW w:w="1100" w:type="dxa"/>
            <w:tcMar>
              <w:top w:w="60" w:type="dxa"/>
              <w:left w:w="100" w:type="dxa"/>
              <w:bottom w:w="60" w:type="dxa"/>
              <w:right w:w="100" w:type="dxa"/>
            </w:tcMar>
            <w:vAlign w:val="center"/>
          </w:tcPr>
          <w:p w:rsidR="00AE7AB2" w:rsidRDefault="00E10BB2">
            <w:pPr>
              <w:spacing w:after="20" w:line="280" w:lineRule="auto"/>
              <w:jc w:val="left"/>
            </w:pPr>
            <w:r>
              <w:rPr>
                <w:sz w:val="21"/>
                <w:szCs w:val="21"/>
              </w:rPr>
              <w:t>适合性</w:t>
            </w:r>
          </w:p>
        </w:tc>
        <w:tc>
          <w:tcPr>
            <w:tcW w:w="2500" w:type="dxa"/>
            <w:tcMar>
              <w:top w:w="60" w:type="dxa"/>
              <w:left w:w="100" w:type="dxa"/>
              <w:bottom w:w="60" w:type="dxa"/>
              <w:right w:w="100" w:type="dxa"/>
            </w:tcMar>
            <w:vAlign w:val="center"/>
          </w:tcPr>
          <w:p w:rsidR="00AE7AB2" w:rsidRDefault="00E10BB2">
            <w:pPr>
              <w:spacing w:after="20" w:line="280" w:lineRule="auto"/>
              <w:jc w:val="left"/>
            </w:pPr>
            <w:r>
              <w:rPr>
                <w:sz w:val="21"/>
                <w:szCs w:val="21"/>
              </w:rPr>
              <w:t>验证软件提供的功能集合是否完整、恰当，能够覆盖并满足用户声明和隐含的需求</w:t>
            </w:r>
          </w:p>
        </w:tc>
        <w:tc>
          <w:tcPr>
            <w:tcW w:w="3510" w:type="dxa"/>
            <w:tcMar>
              <w:top w:w="60" w:type="dxa"/>
              <w:left w:w="100" w:type="dxa"/>
              <w:bottom w:w="60" w:type="dxa"/>
              <w:right w:w="100" w:type="dxa"/>
            </w:tcMar>
            <w:vAlign w:val="center"/>
          </w:tcPr>
          <w:p w:rsidR="00AE7AB2" w:rsidRDefault="00E10BB2">
            <w:pPr>
              <w:spacing w:after="20" w:line="280" w:lineRule="auto"/>
              <w:jc w:val="left"/>
            </w:pPr>
            <w:r>
              <w:rPr>
                <w:sz w:val="21"/>
                <w:szCs w:val="21"/>
              </w:rPr>
              <w:t>一致性：功能列表是否与任务</w:t>
            </w:r>
            <w:proofErr w:type="gramStart"/>
            <w:r>
              <w:rPr>
                <w:sz w:val="21"/>
                <w:szCs w:val="21"/>
              </w:rPr>
              <w:t>书中期</w:t>
            </w:r>
            <w:proofErr w:type="gramEnd"/>
            <w:r>
              <w:rPr>
                <w:sz w:val="21"/>
                <w:szCs w:val="21"/>
              </w:rPr>
              <w:t>考核指标要求完全一致；完全性：软件是否提供了完成任务所必需的所有功能</w:t>
            </w:r>
            <w:r>
              <w:rPr>
                <w:rFonts w:hint="eastAsia"/>
                <w:sz w:val="21"/>
                <w:szCs w:val="21"/>
              </w:rPr>
              <w:t>。</w:t>
            </w:r>
          </w:p>
        </w:tc>
      </w:tr>
      <w:tr w:rsidR="00AE7AB2">
        <w:tc>
          <w:tcPr>
            <w:tcW w:w="704"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19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产品质量</w:t>
            </w:r>
            <w:r>
              <w:rPr>
                <w:sz w:val="21"/>
                <w:szCs w:val="21"/>
              </w:rPr>
              <w:t>-</w:t>
            </w:r>
            <w:r>
              <w:rPr>
                <w:sz w:val="21"/>
                <w:szCs w:val="21"/>
              </w:rPr>
              <w:t>功能性</w:t>
            </w:r>
          </w:p>
        </w:tc>
        <w:tc>
          <w:tcPr>
            <w:tcW w:w="1100" w:type="dxa"/>
            <w:tcMar>
              <w:top w:w="60" w:type="dxa"/>
              <w:left w:w="100" w:type="dxa"/>
              <w:bottom w:w="60" w:type="dxa"/>
              <w:right w:w="100" w:type="dxa"/>
            </w:tcMar>
            <w:vAlign w:val="center"/>
          </w:tcPr>
          <w:p w:rsidR="00AE7AB2" w:rsidRDefault="00E10BB2">
            <w:pPr>
              <w:spacing w:after="20" w:line="280" w:lineRule="auto"/>
              <w:jc w:val="left"/>
            </w:pPr>
            <w:r>
              <w:rPr>
                <w:sz w:val="21"/>
                <w:szCs w:val="21"/>
              </w:rPr>
              <w:t>准确性</w:t>
            </w:r>
          </w:p>
        </w:tc>
        <w:tc>
          <w:tcPr>
            <w:tcW w:w="2500" w:type="dxa"/>
            <w:tcMar>
              <w:top w:w="60" w:type="dxa"/>
              <w:left w:w="100" w:type="dxa"/>
              <w:bottom w:w="60" w:type="dxa"/>
              <w:right w:w="100" w:type="dxa"/>
            </w:tcMar>
            <w:vAlign w:val="center"/>
          </w:tcPr>
          <w:p w:rsidR="00AE7AB2" w:rsidRDefault="00E10BB2">
            <w:pPr>
              <w:spacing w:after="20" w:line="280" w:lineRule="auto"/>
              <w:jc w:val="left"/>
            </w:pPr>
            <w:r>
              <w:rPr>
                <w:sz w:val="21"/>
                <w:szCs w:val="21"/>
              </w:rPr>
              <w:t>验证软件在给定特定输入时，能否产生符合预期、精确无误的正确结果</w:t>
            </w:r>
          </w:p>
        </w:tc>
        <w:tc>
          <w:tcPr>
            <w:tcW w:w="3510" w:type="dxa"/>
            <w:tcMar>
              <w:top w:w="60" w:type="dxa"/>
              <w:left w:w="100" w:type="dxa"/>
              <w:bottom w:w="60" w:type="dxa"/>
              <w:right w:w="100" w:type="dxa"/>
            </w:tcMar>
            <w:vAlign w:val="center"/>
          </w:tcPr>
          <w:p w:rsidR="00AE7AB2" w:rsidRDefault="00E10BB2">
            <w:pPr>
              <w:spacing w:after="20" w:line="280" w:lineRule="auto"/>
              <w:jc w:val="left"/>
            </w:pPr>
            <w:r>
              <w:rPr>
                <w:sz w:val="21"/>
                <w:szCs w:val="21"/>
              </w:rPr>
              <w:t>计算准确性：知识抽取准确率、参数规模统计等计算的准确性；数据处理准确性：数据采集、存储、查询、统计结果是否正确；输出准确性：生成的信息是否正确；定量指标符合性：各定量指标实测值是否达到任务</w:t>
            </w:r>
            <w:proofErr w:type="gramStart"/>
            <w:r>
              <w:rPr>
                <w:sz w:val="21"/>
                <w:szCs w:val="21"/>
              </w:rPr>
              <w:t>书中期</w:t>
            </w:r>
            <w:proofErr w:type="gramEnd"/>
            <w:r>
              <w:rPr>
                <w:sz w:val="21"/>
                <w:szCs w:val="21"/>
              </w:rPr>
              <w:t>指标要求</w:t>
            </w:r>
            <w:r>
              <w:rPr>
                <w:rFonts w:hint="eastAsia"/>
                <w:sz w:val="21"/>
                <w:szCs w:val="21"/>
              </w:rPr>
              <w:t>。</w:t>
            </w:r>
          </w:p>
        </w:tc>
      </w:tr>
      <w:tr w:rsidR="00AE7AB2">
        <w:tc>
          <w:tcPr>
            <w:tcW w:w="704"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196" w:type="dxa"/>
            <w:tcMar>
              <w:top w:w="60" w:type="dxa"/>
              <w:left w:w="100" w:type="dxa"/>
              <w:bottom w:w="60" w:type="dxa"/>
              <w:right w:w="100" w:type="dxa"/>
            </w:tcMar>
            <w:vAlign w:val="center"/>
          </w:tcPr>
          <w:p w:rsidR="00AE7AB2" w:rsidRDefault="00E10BB2">
            <w:pPr>
              <w:spacing w:after="20" w:line="280" w:lineRule="auto"/>
              <w:jc w:val="left"/>
            </w:pPr>
            <w:r>
              <w:rPr>
                <w:sz w:val="21"/>
                <w:szCs w:val="21"/>
              </w:rPr>
              <w:t>产品质量</w:t>
            </w:r>
            <w:r>
              <w:rPr>
                <w:sz w:val="21"/>
                <w:szCs w:val="21"/>
              </w:rPr>
              <w:t>-</w:t>
            </w:r>
            <w:r>
              <w:rPr>
                <w:sz w:val="21"/>
                <w:szCs w:val="21"/>
              </w:rPr>
              <w:t>功能性</w:t>
            </w:r>
          </w:p>
        </w:tc>
        <w:tc>
          <w:tcPr>
            <w:tcW w:w="11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互操作性</w:t>
            </w:r>
          </w:p>
        </w:tc>
        <w:tc>
          <w:tcPr>
            <w:tcW w:w="2500" w:type="dxa"/>
            <w:tcMar>
              <w:top w:w="60" w:type="dxa"/>
              <w:left w:w="100" w:type="dxa"/>
              <w:bottom w:w="60" w:type="dxa"/>
              <w:right w:w="100" w:type="dxa"/>
            </w:tcMar>
            <w:vAlign w:val="center"/>
          </w:tcPr>
          <w:p w:rsidR="00AE7AB2" w:rsidRDefault="00E10BB2">
            <w:pPr>
              <w:spacing w:after="20" w:line="280" w:lineRule="auto"/>
              <w:jc w:val="left"/>
            </w:pPr>
            <w:r>
              <w:rPr>
                <w:sz w:val="21"/>
                <w:szCs w:val="21"/>
              </w:rPr>
              <w:t>验证软件与指定的其他系统、组件之间能否进行有效的数据交换和协同工作</w:t>
            </w:r>
          </w:p>
        </w:tc>
        <w:tc>
          <w:tcPr>
            <w:tcW w:w="3510" w:type="dxa"/>
            <w:tcMar>
              <w:top w:w="60" w:type="dxa"/>
              <w:left w:w="100" w:type="dxa"/>
              <w:bottom w:w="60" w:type="dxa"/>
              <w:right w:w="100" w:type="dxa"/>
            </w:tcMar>
            <w:vAlign w:val="center"/>
          </w:tcPr>
          <w:p w:rsidR="00AE7AB2" w:rsidRDefault="00E10BB2">
            <w:pPr>
              <w:spacing w:after="20" w:line="280" w:lineRule="auto"/>
              <w:jc w:val="left"/>
            </w:pPr>
            <w:r>
              <w:rPr>
                <w:sz w:val="21"/>
                <w:szCs w:val="21"/>
              </w:rPr>
              <w:t>接口：大模型、检索增强框架、智能体与知识库之间的调用是否成功；模块：各系统与上下游模块的集成功能是否畅通，业务流程能否端到端跑通</w:t>
            </w:r>
            <w:r>
              <w:rPr>
                <w:rFonts w:hint="eastAsia"/>
                <w:sz w:val="21"/>
                <w:szCs w:val="21"/>
              </w:rPr>
              <w:t>。</w:t>
            </w:r>
          </w:p>
        </w:tc>
      </w:tr>
    </w:tbl>
    <w:p w:rsidR="00AE7AB2" w:rsidRDefault="00E10BB2">
      <w:pPr>
        <w:spacing w:before="120" w:after="80" w:line="320" w:lineRule="auto"/>
        <w:jc w:val="center"/>
      </w:pPr>
      <w:r>
        <w:rPr>
          <w:b/>
          <w:bCs/>
          <w:sz w:val="21"/>
          <w:szCs w:val="21"/>
        </w:rPr>
        <w:t>表</w:t>
      </w:r>
      <w:r>
        <w:rPr>
          <w:b/>
          <w:bCs/>
          <w:sz w:val="21"/>
          <w:szCs w:val="21"/>
        </w:rPr>
        <w:t xml:space="preserve">4-3 </w:t>
      </w:r>
      <w:r>
        <w:rPr>
          <w:b/>
          <w:bCs/>
          <w:sz w:val="21"/>
          <w:szCs w:val="21"/>
        </w:rPr>
        <w:t>定量技术指标测试</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2127"/>
        <w:gridCol w:w="2127"/>
        <w:gridCol w:w="2686"/>
      </w:tblGrid>
      <w:tr w:rsidR="00AE7AB2">
        <w:trPr>
          <w:tblHeader/>
        </w:trPr>
        <w:tc>
          <w:tcPr>
            <w:tcW w:w="228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被测软件</w:t>
            </w:r>
          </w:p>
        </w:tc>
        <w:tc>
          <w:tcPr>
            <w:tcW w:w="2127" w:type="dxa"/>
            <w:shd w:val="clear" w:color="auto" w:fill="D9D9D9"/>
            <w:tcMar>
              <w:top w:w="60" w:type="dxa"/>
              <w:left w:w="100" w:type="dxa"/>
              <w:bottom w:w="60" w:type="dxa"/>
              <w:right w:w="100" w:type="dxa"/>
            </w:tcMar>
            <w:vAlign w:val="center"/>
          </w:tcPr>
          <w:p w:rsidR="00AE7AB2" w:rsidRDefault="00E10BB2">
            <w:pPr>
              <w:spacing w:after="20" w:line="280" w:lineRule="auto"/>
              <w:jc w:val="center"/>
              <w:rPr>
                <w:b/>
                <w:bCs/>
                <w:sz w:val="21"/>
                <w:szCs w:val="21"/>
              </w:rPr>
            </w:pPr>
            <w:ins w:id="338" w:author="沈永亮" w:date="2026-07-12T22:12:00Z">
              <w:r>
                <w:rPr>
                  <w:rFonts w:hint="eastAsia"/>
                  <w:b/>
                  <w:bCs/>
                  <w:sz w:val="21"/>
                  <w:szCs w:val="21"/>
                </w:rPr>
                <w:t>指标类型</w:t>
              </w:r>
            </w:ins>
          </w:p>
        </w:tc>
        <w:tc>
          <w:tcPr>
            <w:tcW w:w="212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检测项目</w:t>
            </w:r>
          </w:p>
        </w:tc>
        <w:tc>
          <w:tcPr>
            <w:tcW w:w="268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中期技术指标</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E10BB2" w:rsidP="00AE7AB2">
            <w:pPr>
              <w:spacing w:after="20" w:line="280" w:lineRule="auto"/>
              <w:jc w:val="center"/>
              <w:rPr>
                <w:sz w:val="21"/>
                <w:szCs w:val="21"/>
              </w:rPr>
              <w:pPrChange w:id="339" w:author="沈永亮" w:date="2026-07-12T22:13:00Z">
                <w:pPr>
                  <w:spacing w:after="20" w:line="280" w:lineRule="auto"/>
                  <w:jc w:val="left"/>
                </w:pPr>
              </w:pPrChange>
            </w:pPr>
            <w:ins w:id="340" w:author="沈永亮" w:date="2026-07-12T22:13:00Z">
              <w:r>
                <w:rPr>
                  <w:rFonts w:hint="eastAsia"/>
                  <w:sz w:val="21"/>
                  <w:szCs w:val="21"/>
                </w:rPr>
                <w:t>考核指标</w:t>
              </w:r>
            </w:ins>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数据类型覆盖</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7</w:t>
            </w:r>
            <w:r>
              <w:rPr>
                <w:sz w:val="21"/>
                <w:szCs w:val="21"/>
              </w:rPr>
              <w:t>种（战略政策、科技文献、发明专利、产业报告、人才信息、重点事件、市场分析）</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E10BB2" w:rsidP="00AE7AB2">
            <w:pPr>
              <w:spacing w:after="20" w:line="280" w:lineRule="auto"/>
              <w:jc w:val="center"/>
              <w:rPr>
                <w:sz w:val="21"/>
                <w:szCs w:val="21"/>
              </w:rPr>
              <w:pPrChange w:id="341" w:author="沈永亮" w:date="2026-07-12T22:13:00Z">
                <w:pPr>
                  <w:spacing w:after="20" w:line="280" w:lineRule="auto"/>
                  <w:jc w:val="left"/>
                </w:pPr>
              </w:pPrChange>
            </w:pPr>
            <w:ins w:id="342" w:author="沈永亮" w:date="2026-07-12T22:13:00Z">
              <w:r>
                <w:rPr>
                  <w:rFonts w:hint="eastAsia"/>
                  <w:sz w:val="21"/>
                  <w:szCs w:val="21"/>
                </w:rPr>
                <w:t>核心考核指标</w:t>
              </w:r>
            </w:ins>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数据源数量</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1000</w:t>
            </w:r>
            <w:r>
              <w:rPr>
                <w:sz w:val="21"/>
                <w:szCs w:val="21"/>
              </w:rPr>
              <w:t>个</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产业信息资源池规模</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5</w:t>
            </w:r>
            <w:r>
              <w:rPr>
                <w:sz w:val="21"/>
                <w:szCs w:val="21"/>
              </w:rPr>
              <w:t>亿级</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产业知识抽取准确率</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基于大模型的知识抽取准确率</w:t>
            </w:r>
            <w:r>
              <w:rPr>
                <w:rFonts w:hint="eastAsia"/>
                <w:sz w:val="21"/>
                <w:szCs w:val="21"/>
              </w:rPr>
              <w:t>。</w:t>
            </w:r>
            <w:r>
              <w:rPr>
                <w:sz w:val="21"/>
                <w:szCs w:val="21"/>
              </w:rPr>
              <w:t>≥85%</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产业大数据采集融通与图谱构建系统</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信息特征知识关系分析功能</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15</w:t>
            </w:r>
            <w:r>
              <w:rPr>
                <w:sz w:val="21"/>
                <w:szCs w:val="21"/>
              </w:rPr>
              <w:t>项（新增合作网络、地域分布等）</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产业领域大模型参数规模</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700</w:t>
            </w:r>
            <w:r>
              <w:rPr>
                <w:sz w:val="21"/>
                <w:szCs w:val="21"/>
              </w:rPr>
              <w:t>亿</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通专协同的产业领域大模型框架</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产业知识库检索增强框架</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支持</w:t>
            </w:r>
            <w:r>
              <w:rPr>
                <w:sz w:val="21"/>
                <w:szCs w:val="21"/>
              </w:rPr>
              <w:t>5</w:t>
            </w:r>
            <w:r>
              <w:rPr>
                <w:sz w:val="21"/>
                <w:szCs w:val="21"/>
              </w:rPr>
              <w:t>种产业领域知识库</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43" w:author="伟 李" w:date="2026-07-13T14:19:00Z">
                  <w:rPr/>
                </w:rPrChange>
              </w:rPr>
            </w:pPr>
            <w:r>
              <w:rPr>
                <w:rFonts w:hint="eastAsia"/>
                <w:sz w:val="21"/>
                <w:szCs w:val="21"/>
                <w:highlight w:val="yellow"/>
                <w:rPrChange w:id="344" w:author="伟 李" w:date="2026-07-13T14:19:00Z">
                  <w:rPr>
                    <w:rFonts w:hint="eastAsia"/>
                    <w:sz w:val="21"/>
                    <w:szCs w:val="21"/>
                  </w:rPr>
                </w:rPrChange>
              </w:rPr>
              <w:t>产业技术识别模型及工具集</w:t>
            </w:r>
          </w:p>
        </w:tc>
        <w:tc>
          <w:tcPr>
            <w:tcW w:w="2127" w:type="dxa"/>
            <w:shd w:val="clear" w:color="auto" w:fill="auto"/>
            <w:tcMar>
              <w:top w:w="60" w:type="dxa"/>
              <w:left w:w="100" w:type="dxa"/>
              <w:bottom w:w="60" w:type="dxa"/>
              <w:right w:w="100" w:type="dxa"/>
            </w:tcMar>
            <w:vAlign w:val="center"/>
          </w:tcPr>
          <w:p w:rsidR="00AE7AB2" w:rsidRPr="00AE7AB2" w:rsidRDefault="00E10BB2" w:rsidP="00AE7AB2">
            <w:pPr>
              <w:spacing w:after="20" w:line="280" w:lineRule="auto"/>
              <w:jc w:val="center"/>
              <w:rPr>
                <w:ins w:id="345" w:author="梦" w:date="2026-07-13T16:50:00Z"/>
                <w:sz w:val="21"/>
                <w:szCs w:val="21"/>
                <w:highlight w:val="yellow"/>
                <w:rPrChange w:id="346" w:author="伟 李" w:date="2026-07-13T14:19:00Z">
                  <w:rPr>
                    <w:ins w:id="347" w:author="梦" w:date="2026-07-13T16:50:00Z"/>
                    <w:sz w:val="21"/>
                    <w:szCs w:val="21"/>
                  </w:rPr>
                </w:rPrChange>
              </w:rPr>
              <w:pPrChange w:id="348" w:author="梦" w:date="2026-07-13T16:50:00Z">
                <w:pPr>
                  <w:spacing w:after="20" w:line="280" w:lineRule="auto"/>
                  <w:jc w:val="left"/>
                </w:pPr>
              </w:pPrChange>
            </w:pPr>
            <w:ins w:id="349" w:author="梦" w:date="2026-07-13T16:50:00Z">
              <w:r>
                <w:rPr>
                  <w:rFonts w:hint="eastAsia"/>
                  <w:sz w:val="21"/>
                  <w:szCs w:val="21"/>
                </w:rPr>
                <w:t>核心考核指标</w:t>
              </w:r>
            </w:ins>
          </w:p>
        </w:tc>
        <w:tc>
          <w:tcPr>
            <w:tcW w:w="2127"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50" w:author="伟 李" w:date="2026-07-13T14:19:00Z">
                  <w:rPr/>
                </w:rPrChange>
              </w:rPr>
            </w:pPr>
            <w:r>
              <w:rPr>
                <w:rFonts w:hint="eastAsia"/>
                <w:sz w:val="21"/>
                <w:szCs w:val="21"/>
                <w:highlight w:val="yellow"/>
                <w:rPrChange w:id="351" w:author="伟 李" w:date="2026-07-13T14:19:00Z">
                  <w:rPr>
                    <w:rFonts w:hint="eastAsia"/>
                    <w:sz w:val="21"/>
                    <w:szCs w:val="21"/>
                  </w:rPr>
                </w:rPrChange>
              </w:rPr>
              <w:t>产业识别专用模型数量</w:t>
            </w:r>
          </w:p>
        </w:tc>
        <w:tc>
          <w:tcPr>
            <w:tcW w:w="2686"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52" w:author="伟 李" w:date="2026-07-13T14:19:00Z">
                  <w:rPr/>
                </w:rPrChange>
              </w:rPr>
            </w:pPr>
            <w:r>
              <w:rPr>
                <w:sz w:val="21"/>
                <w:szCs w:val="21"/>
                <w:highlight w:val="yellow"/>
                <w:rPrChange w:id="353" w:author="伟 李" w:date="2026-07-13T14:19:00Z">
                  <w:rPr>
                    <w:sz w:val="21"/>
                    <w:szCs w:val="21"/>
                  </w:rPr>
                </w:rPrChange>
              </w:rPr>
              <w:t>4</w:t>
            </w:r>
            <w:r>
              <w:rPr>
                <w:rFonts w:hint="eastAsia"/>
                <w:sz w:val="21"/>
                <w:szCs w:val="21"/>
                <w:highlight w:val="yellow"/>
                <w:rPrChange w:id="354" w:author="伟 李" w:date="2026-07-13T14:19:00Z">
                  <w:rPr>
                    <w:rFonts w:hint="eastAsia"/>
                    <w:sz w:val="21"/>
                    <w:szCs w:val="21"/>
                  </w:rPr>
                </w:rPrChange>
              </w:rPr>
              <w:t>个</w:t>
            </w:r>
            <w:ins w:id="355" w:author="梦" w:date="2026-07-13T16:51:00Z">
              <w:r>
                <w:rPr>
                  <w:rFonts w:hint="eastAsia"/>
                  <w:sz w:val="21"/>
                  <w:szCs w:val="21"/>
                  <w:highlight w:val="yellow"/>
                </w:rPr>
                <w:t>（</w:t>
              </w:r>
              <w:r>
                <w:rPr>
                  <w:sz w:val="21"/>
                  <w:szCs w:val="21"/>
                  <w:highlight w:val="yellow"/>
                </w:rPr>
                <w:t>关键技术挖掘、演进路径分析、重点目标</w:t>
              </w:r>
            </w:ins>
            <w:ins w:id="356" w:author="梦" w:date="2026-07-13T16:54:00Z">
              <w:r>
                <w:rPr>
                  <w:rFonts w:hint="eastAsia"/>
                  <w:sz w:val="21"/>
                  <w:szCs w:val="21"/>
                  <w:highlight w:val="yellow"/>
                </w:rPr>
                <w:t>画</w:t>
              </w:r>
            </w:ins>
            <w:ins w:id="357" w:author="梦" w:date="2026-07-13T16:51:00Z">
              <w:r>
                <w:rPr>
                  <w:sz w:val="21"/>
                  <w:szCs w:val="21"/>
                  <w:highlight w:val="yellow"/>
                </w:rPr>
                <w:t>像、碎片化信息聚合</w:t>
              </w:r>
              <w:r>
                <w:rPr>
                  <w:rFonts w:hint="eastAsia"/>
                  <w:sz w:val="21"/>
                  <w:szCs w:val="21"/>
                  <w:highlight w:val="yellow"/>
                </w:rPr>
                <w:t>）</w:t>
              </w:r>
            </w:ins>
          </w:p>
        </w:tc>
      </w:tr>
      <w:tr w:rsidR="00AE7AB2">
        <w:tc>
          <w:tcPr>
            <w:tcW w:w="2284"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58" w:author="伟 李" w:date="2026-07-13T14:19:00Z">
                  <w:rPr/>
                </w:rPrChange>
              </w:rPr>
            </w:pPr>
            <w:r>
              <w:rPr>
                <w:rFonts w:hint="eastAsia"/>
                <w:sz w:val="21"/>
                <w:szCs w:val="21"/>
                <w:highlight w:val="yellow"/>
                <w:rPrChange w:id="359" w:author="伟 李" w:date="2026-07-13T14:19:00Z">
                  <w:rPr>
                    <w:rFonts w:hint="eastAsia"/>
                    <w:sz w:val="21"/>
                    <w:szCs w:val="21"/>
                  </w:rPr>
                </w:rPrChange>
              </w:rPr>
              <w:t>产业技术识别模型及工具集</w:t>
            </w:r>
          </w:p>
        </w:tc>
        <w:tc>
          <w:tcPr>
            <w:tcW w:w="2127" w:type="dxa"/>
            <w:shd w:val="clear" w:color="auto" w:fill="auto"/>
            <w:tcMar>
              <w:top w:w="60" w:type="dxa"/>
              <w:left w:w="100" w:type="dxa"/>
              <w:bottom w:w="60" w:type="dxa"/>
              <w:right w:w="100" w:type="dxa"/>
            </w:tcMar>
            <w:vAlign w:val="center"/>
          </w:tcPr>
          <w:p w:rsidR="00AE7AB2" w:rsidRPr="00AE7AB2" w:rsidRDefault="00E10BB2" w:rsidP="00AE7AB2">
            <w:pPr>
              <w:spacing w:after="20" w:line="280" w:lineRule="auto"/>
              <w:jc w:val="center"/>
              <w:rPr>
                <w:ins w:id="360" w:author="梦" w:date="2026-07-13T16:50:00Z"/>
                <w:sz w:val="21"/>
                <w:szCs w:val="21"/>
                <w:highlight w:val="yellow"/>
                <w:rPrChange w:id="361" w:author="伟 李" w:date="2026-07-13T14:19:00Z">
                  <w:rPr>
                    <w:ins w:id="362" w:author="梦" w:date="2026-07-13T16:50:00Z"/>
                    <w:sz w:val="21"/>
                    <w:szCs w:val="21"/>
                  </w:rPr>
                </w:rPrChange>
              </w:rPr>
              <w:pPrChange w:id="363" w:author="梦" w:date="2026-07-13T16:50:00Z">
                <w:pPr>
                  <w:spacing w:after="20" w:line="280" w:lineRule="auto"/>
                  <w:jc w:val="left"/>
                </w:pPr>
              </w:pPrChange>
            </w:pPr>
            <w:ins w:id="364" w:author="梦" w:date="2026-07-13T16:50:00Z">
              <w:r>
                <w:rPr>
                  <w:rFonts w:hint="eastAsia"/>
                  <w:sz w:val="21"/>
                  <w:szCs w:val="21"/>
                </w:rPr>
                <w:t>核心考核指标</w:t>
              </w:r>
            </w:ins>
          </w:p>
        </w:tc>
        <w:tc>
          <w:tcPr>
            <w:tcW w:w="2127"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65" w:author="伟 李" w:date="2026-07-13T14:19:00Z">
                  <w:rPr/>
                </w:rPrChange>
              </w:rPr>
            </w:pPr>
            <w:r>
              <w:rPr>
                <w:rFonts w:hint="eastAsia"/>
                <w:sz w:val="21"/>
                <w:szCs w:val="21"/>
                <w:highlight w:val="yellow"/>
                <w:rPrChange w:id="366" w:author="伟 李" w:date="2026-07-13T14:19:00Z">
                  <w:rPr>
                    <w:rFonts w:hint="eastAsia"/>
                    <w:sz w:val="21"/>
                    <w:szCs w:val="21"/>
                  </w:rPr>
                </w:rPrChange>
              </w:rPr>
              <w:t>产业技术跟踪监测和态势感知工具数量</w:t>
            </w:r>
          </w:p>
        </w:tc>
        <w:tc>
          <w:tcPr>
            <w:tcW w:w="2686"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67" w:author="伟 李" w:date="2026-07-13T14:19:00Z">
                  <w:rPr/>
                </w:rPrChange>
              </w:rPr>
            </w:pPr>
            <w:r>
              <w:rPr>
                <w:sz w:val="21"/>
                <w:szCs w:val="21"/>
                <w:highlight w:val="yellow"/>
                <w:rPrChange w:id="368" w:author="伟 李" w:date="2026-07-13T14:19:00Z">
                  <w:rPr>
                    <w:sz w:val="21"/>
                    <w:szCs w:val="21"/>
                  </w:rPr>
                </w:rPrChange>
              </w:rPr>
              <w:t>8</w:t>
            </w:r>
            <w:r>
              <w:rPr>
                <w:rFonts w:hint="eastAsia"/>
                <w:sz w:val="21"/>
                <w:szCs w:val="21"/>
                <w:highlight w:val="yellow"/>
                <w:rPrChange w:id="369" w:author="伟 李" w:date="2026-07-13T14:19:00Z">
                  <w:rPr>
                    <w:rFonts w:hint="eastAsia"/>
                    <w:sz w:val="21"/>
                    <w:szCs w:val="21"/>
                  </w:rPr>
                </w:rPrChange>
              </w:rPr>
              <w:t>个</w:t>
            </w:r>
            <w:ins w:id="370" w:author="梦" w:date="2026-07-13T16:51:00Z">
              <w:r>
                <w:rPr>
                  <w:rFonts w:hint="eastAsia"/>
                  <w:sz w:val="21"/>
                  <w:szCs w:val="21"/>
                  <w:highlight w:val="yellow"/>
                </w:rPr>
                <w:t>（</w:t>
              </w:r>
              <w:r>
                <w:rPr>
                  <w:sz w:val="21"/>
                  <w:szCs w:val="21"/>
                  <w:highlight w:val="yellow"/>
                </w:rPr>
                <w:t>产业链识别感知、产业人才识别发现、产业前沿关键技术转化态势感知、重点技术演进路径态势感知、产业规划布局态势感知、产业前沿技术扫描监测、产业科技动态选题、市场风险识别管理</w:t>
              </w:r>
              <w:r>
                <w:rPr>
                  <w:rFonts w:hint="eastAsia"/>
                  <w:sz w:val="21"/>
                  <w:szCs w:val="21"/>
                  <w:highlight w:val="yellow"/>
                </w:rPr>
                <w:t>）</w:t>
              </w:r>
            </w:ins>
          </w:p>
        </w:tc>
      </w:tr>
      <w:tr w:rsidR="00AE7AB2">
        <w:tc>
          <w:tcPr>
            <w:tcW w:w="2284"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71" w:author="伟 李" w:date="2026-07-13T14:19:00Z">
                  <w:rPr/>
                </w:rPrChange>
              </w:rPr>
            </w:pPr>
            <w:r>
              <w:rPr>
                <w:rFonts w:hint="eastAsia"/>
                <w:sz w:val="21"/>
                <w:szCs w:val="21"/>
                <w:highlight w:val="yellow"/>
                <w:rPrChange w:id="372" w:author="伟 李" w:date="2026-07-13T14:19:00Z">
                  <w:rPr>
                    <w:rFonts w:hint="eastAsia"/>
                    <w:sz w:val="21"/>
                    <w:szCs w:val="21"/>
                  </w:rPr>
                </w:rPrChange>
              </w:rPr>
              <w:t>产业技术识别模型及工具集</w:t>
            </w:r>
          </w:p>
        </w:tc>
        <w:tc>
          <w:tcPr>
            <w:tcW w:w="2127" w:type="dxa"/>
            <w:shd w:val="clear" w:color="auto" w:fill="auto"/>
            <w:tcMar>
              <w:top w:w="60" w:type="dxa"/>
              <w:left w:w="100" w:type="dxa"/>
              <w:bottom w:w="60" w:type="dxa"/>
              <w:right w:w="100" w:type="dxa"/>
            </w:tcMar>
            <w:vAlign w:val="center"/>
          </w:tcPr>
          <w:p w:rsidR="00AE7AB2" w:rsidRPr="00AE7AB2" w:rsidRDefault="00E10BB2" w:rsidP="00AE7AB2">
            <w:pPr>
              <w:spacing w:after="20" w:line="280" w:lineRule="auto"/>
              <w:jc w:val="center"/>
              <w:rPr>
                <w:ins w:id="373" w:author="梦" w:date="2026-07-13T16:50:00Z"/>
                <w:sz w:val="21"/>
                <w:szCs w:val="21"/>
                <w:highlight w:val="yellow"/>
                <w:rPrChange w:id="374" w:author="伟 李" w:date="2026-07-13T14:19:00Z">
                  <w:rPr>
                    <w:ins w:id="375" w:author="梦" w:date="2026-07-13T16:50:00Z"/>
                    <w:sz w:val="21"/>
                    <w:szCs w:val="21"/>
                  </w:rPr>
                </w:rPrChange>
              </w:rPr>
              <w:pPrChange w:id="376" w:author="梦" w:date="2026-07-13T16:50:00Z">
                <w:pPr>
                  <w:spacing w:after="20" w:line="280" w:lineRule="auto"/>
                  <w:jc w:val="left"/>
                </w:pPr>
              </w:pPrChange>
            </w:pPr>
            <w:ins w:id="377" w:author="梦" w:date="2026-07-13T16:50:00Z">
              <w:r>
                <w:rPr>
                  <w:rFonts w:hint="eastAsia"/>
                  <w:sz w:val="21"/>
                  <w:szCs w:val="21"/>
                </w:rPr>
                <w:t>核心考核指标</w:t>
              </w:r>
            </w:ins>
          </w:p>
        </w:tc>
        <w:tc>
          <w:tcPr>
            <w:tcW w:w="2127"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78" w:author="伟 李" w:date="2026-07-13T14:19:00Z">
                  <w:rPr/>
                </w:rPrChange>
              </w:rPr>
            </w:pPr>
            <w:r>
              <w:rPr>
                <w:rFonts w:hint="eastAsia"/>
                <w:sz w:val="21"/>
                <w:szCs w:val="21"/>
                <w:highlight w:val="yellow"/>
                <w:rPrChange w:id="379" w:author="伟 李" w:date="2026-07-13T14:19:00Z">
                  <w:rPr>
                    <w:rFonts w:hint="eastAsia"/>
                    <w:sz w:val="21"/>
                    <w:szCs w:val="21"/>
                  </w:rPr>
                </w:rPrChange>
              </w:rPr>
              <w:t>产业技术分析决策工具数量</w:t>
            </w:r>
          </w:p>
        </w:tc>
        <w:tc>
          <w:tcPr>
            <w:tcW w:w="2686" w:type="dxa"/>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380" w:author="伟 李" w:date="2026-07-13T14:19:00Z">
                  <w:rPr/>
                </w:rPrChange>
              </w:rPr>
            </w:pPr>
            <w:r>
              <w:rPr>
                <w:sz w:val="21"/>
                <w:szCs w:val="21"/>
                <w:highlight w:val="yellow"/>
                <w:rPrChange w:id="381" w:author="伟 李" w:date="2026-07-13T14:19:00Z">
                  <w:rPr>
                    <w:sz w:val="21"/>
                    <w:szCs w:val="21"/>
                  </w:rPr>
                </w:rPrChange>
              </w:rPr>
              <w:t>3</w:t>
            </w:r>
            <w:r>
              <w:rPr>
                <w:rFonts w:hint="eastAsia"/>
                <w:sz w:val="21"/>
                <w:szCs w:val="21"/>
                <w:highlight w:val="yellow"/>
                <w:rPrChange w:id="382" w:author="伟 李" w:date="2026-07-13T14:19:00Z">
                  <w:rPr>
                    <w:rFonts w:hint="eastAsia"/>
                    <w:sz w:val="21"/>
                    <w:szCs w:val="21"/>
                  </w:rPr>
                </w:rPrChange>
              </w:rPr>
              <w:t>个</w:t>
            </w:r>
            <w:ins w:id="383" w:author="梦" w:date="2026-07-13T16:52:00Z">
              <w:r>
                <w:rPr>
                  <w:rFonts w:hint="eastAsia"/>
                  <w:sz w:val="21"/>
                  <w:szCs w:val="21"/>
                  <w:highlight w:val="yellow"/>
                </w:rPr>
                <w:t>（</w:t>
              </w:r>
              <w:r>
                <w:rPr>
                  <w:sz w:val="21"/>
                  <w:szCs w:val="21"/>
                  <w:highlight w:val="yellow"/>
                </w:rPr>
                <w:t>产业竞争力评价、企业创新力评价、产业招商推荐</w:t>
              </w:r>
              <w:r>
                <w:rPr>
                  <w:rFonts w:hint="eastAsia"/>
                  <w:sz w:val="21"/>
                  <w:szCs w:val="21"/>
                  <w:highlight w:val="yellow"/>
                </w:rPr>
                <w:t>）</w:t>
              </w:r>
            </w:ins>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产业分析</w:t>
            </w:r>
            <w:proofErr w:type="gramStart"/>
            <w:r>
              <w:rPr>
                <w:sz w:val="21"/>
                <w:szCs w:val="21"/>
              </w:rPr>
              <w:t>研</w:t>
            </w:r>
            <w:proofErr w:type="gramEnd"/>
            <w:r>
              <w:rPr>
                <w:sz w:val="21"/>
                <w:szCs w:val="21"/>
              </w:rPr>
              <w:t>判能力</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4</w:t>
            </w:r>
            <w:r>
              <w:rPr>
                <w:sz w:val="21"/>
                <w:szCs w:val="21"/>
              </w:rPr>
              <w:t>项（前沿技术遴选评估、产业技术卡点识别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w:t>
            </w:r>
            <w:proofErr w:type="gramEnd"/>
            <w:r>
              <w:rPr>
                <w:sz w:val="21"/>
                <w:szCs w:val="21"/>
              </w:rPr>
              <w:t>判）</w:t>
            </w:r>
            <w:r>
              <w:rPr>
                <w:rFonts w:hint="eastAsia"/>
                <w:sz w:val="21"/>
                <w:szCs w:val="21"/>
              </w:rPr>
              <w:t>。</w:t>
            </w:r>
          </w:p>
        </w:tc>
      </w:tr>
      <w:tr w:rsidR="00AE7AB2">
        <w:tc>
          <w:tcPr>
            <w:tcW w:w="2284"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产业信息智能分析与服务平台</w:t>
            </w:r>
          </w:p>
        </w:tc>
        <w:tc>
          <w:tcPr>
            <w:tcW w:w="2127" w:type="dxa"/>
            <w:tcMar>
              <w:top w:w="60" w:type="dxa"/>
              <w:left w:w="100" w:type="dxa"/>
              <w:bottom w:w="60" w:type="dxa"/>
              <w:right w:w="100" w:type="dxa"/>
            </w:tcMar>
            <w:vAlign w:val="center"/>
          </w:tcPr>
          <w:p w:rsidR="00AE7AB2" w:rsidRDefault="00AE7AB2">
            <w:pPr>
              <w:spacing w:after="20" w:line="280" w:lineRule="auto"/>
              <w:jc w:val="left"/>
              <w:rPr>
                <w:sz w:val="21"/>
                <w:szCs w:val="21"/>
              </w:rPr>
            </w:pPr>
          </w:p>
        </w:tc>
        <w:tc>
          <w:tcPr>
            <w:tcW w:w="2127"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产业链监测覆盖</w:t>
            </w:r>
          </w:p>
        </w:tc>
        <w:tc>
          <w:tcPr>
            <w:tcW w:w="2686" w:type="dxa"/>
            <w:tcMar>
              <w:top w:w="60" w:type="dxa"/>
              <w:left w:w="100" w:type="dxa"/>
              <w:bottom w:w="60" w:type="dxa"/>
              <w:right w:w="100" w:type="dxa"/>
            </w:tcMar>
            <w:vAlign w:val="center"/>
          </w:tcPr>
          <w:p w:rsidR="00AE7AB2" w:rsidRDefault="00E10BB2">
            <w:pPr>
              <w:spacing w:after="20" w:line="280" w:lineRule="auto"/>
              <w:jc w:val="left"/>
            </w:pPr>
            <w:r>
              <w:rPr>
                <w:sz w:val="21"/>
                <w:szCs w:val="21"/>
              </w:rPr>
              <w:t>5</w:t>
            </w:r>
            <w:r>
              <w:rPr>
                <w:sz w:val="21"/>
                <w:szCs w:val="21"/>
              </w:rPr>
              <w:t>个先进制造领域共</w:t>
            </w:r>
            <w:r>
              <w:rPr>
                <w:sz w:val="21"/>
                <w:szCs w:val="21"/>
              </w:rPr>
              <w:t>16</w:t>
            </w:r>
            <w:r>
              <w:rPr>
                <w:sz w:val="21"/>
                <w:szCs w:val="21"/>
              </w:rPr>
              <w:t>条产业链</w:t>
            </w:r>
            <w:r>
              <w:rPr>
                <w:rFonts w:hint="eastAsia"/>
                <w:sz w:val="21"/>
                <w:szCs w:val="21"/>
              </w:rPr>
              <w:t>。</w:t>
            </w:r>
          </w:p>
        </w:tc>
      </w:tr>
      <w:tr w:rsidR="00AE7AB2">
        <w:trPr>
          <w:ins w:id="384" w:author="沈永亮" w:date="2026-07-12T22:13:00Z"/>
        </w:trPr>
        <w:tc>
          <w:tcPr>
            <w:tcW w:w="2284" w:type="dxa"/>
            <w:tcMar>
              <w:top w:w="60" w:type="dxa"/>
              <w:left w:w="100" w:type="dxa"/>
              <w:bottom w:w="60" w:type="dxa"/>
              <w:right w:w="100" w:type="dxa"/>
            </w:tcMar>
            <w:vAlign w:val="center"/>
          </w:tcPr>
          <w:p w:rsidR="00AE7AB2" w:rsidRDefault="00AE7AB2">
            <w:pPr>
              <w:spacing w:after="20" w:line="280" w:lineRule="auto"/>
              <w:jc w:val="left"/>
              <w:rPr>
                <w:ins w:id="385" w:author="沈永亮" w:date="2026-07-12T22:13:00Z"/>
                <w:sz w:val="21"/>
                <w:szCs w:val="21"/>
              </w:rPr>
            </w:pPr>
            <w:bookmarkStart w:id="386" w:name="_Toc1902252930"/>
          </w:p>
        </w:tc>
        <w:tc>
          <w:tcPr>
            <w:tcW w:w="2127" w:type="dxa"/>
            <w:tcMar>
              <w:top w:w="60" w:type="dxa"/>
              <w:left w:w="100" w:type="dxa"/>
              <w:bottom w:w="60" w:type="dxa"/>
              <w:right w:w="100" w:type="dxa"/>
            </w:tcMar>
            <w:vAlign w:val="center"/>
          </w:tcPr>
          <w:p w:rsidR="00AE7AB2" w:rsidRDefault="00E10BB2" w:rsidP="00AE7AB2">
            <w:pPr>
              <w:spacing w:after="20" w:line="280" w:lineRule="auto"/>
              <w:jc w:val="center"/>
              <w:rPr>
                <w:ins w:id="387" w:author="沈永亮" w:date="2026-07-12T22:13:00Z"/>
                <w:sz w:val="21"/>
                <w:szCs w:val="21"/>
              </w:rPr>
              <w:pPrChange w:id="388" w:author="沈永亮" w:date="2026-07-12T22:13:00Z">
                <w:pPr>
                  <w:spacing w:after="20" w:line="280" w:lineRule="auto"/>
                  <w:jc w:val="left"/>
                </w:pPr>
              </w:pPrChange>
            </w:pPr>
            <w:ins w:id="389" w:author="沈永亮" w:date="2026-07-12T22:13:00Z">
              <w:r>
                <w:rPr>
                  <w:rFonts w:hint="eastAsia"/>
                  <w:sz w:val="21"/>
                  <w:szCs w:val="21"/>
                </w:rPr>
                <w:t>必要性指标</w:t>
              </w:r>
            </w:ins>
          </w:p>
        </w:tc>
        <w:tc>
          <w:tcPr>
            <w:tcW w:w="2127" w:type="dxa"/>
            <w:tcMar>
              <w:top w:w="60" w:type="dxa"/>
              <w:left w:w="100" w:type="dxa"/>
              <w:bottom w:w="60" w:type="dxa"/>
              <w:right w:w="100" w:type="dxa"/>
            </w:tcMar>
            <w:vAlign w:val="center"/>
          </w:tcPr>
          <w:p w:rsidR="00AE7AB2" w:rsidRDefault="00AE7AB2">
            <w:pPr>
              <w:spacing w:after="20" w:line="280" w:lineRule="auto"/>
              <w:jc w:val="left"/>
              <w:rPr>
                <w:ins w:id="390" w:author="沈永亮" w:date="2026-07-12T22:13:00Z"/>
                <w:sz w:val="21"/>
                <w:szCs w:val="21"/>
              </w:rPr>
            </w:pPr>
          </w:p>
        </w:tc>
        <w:tc>
          <w:tcPr>
            <w:tcW w:w="2686" w:type="dxa"/>
            <w:tcMar>
              <w:top w:w="60" w:type="dxa"/>
              <w:left w:w="100" w:type="dxa"/>
              <w:bottom w:w="60" w:type="dxa"/>
              <w:right w:w="100" w:type="dxa"/>
            </w:tcMar>
            <w:vAlign w:val="center"/>
          </w:tcPr>
          <w:p w:rsidR="00AE7AB2" w:rsidRDefault="00AE7AB2">
            <w:pPr>
              <w:spacing w:after="20" w:line="280" w:lineRule="auto"/>
              <w:jc w:val="left"/>
              <w:rPr>
                <w:ins w:id="391" w:author="沈永亮" w:date="2026-07-12T22:13:00Z"/>
                <w:sz w:val="21"/>
                <w:szCs w:val="21"/>
              </w:rPr>
            </w:pPr>
          </w:p>
        </w:tc>
      </w:tr>
    </w:tbl>
    <w:p w:rsidR="00AE7AB2" w:rsidRDefault="00E10BB2">
      <w:pPr>
        <w:pStyle w:val="2"/>
        <w:rPr>
          <w:rFonts w:asciiTheme="minorEastAsia" w:eastAsiaTheme="minorEastAsia" w:hAnsiTheme="minorEastAsia"/>
        </w:rPr>
      </w:pPr>
      <w:r>
        <w:rPr>
          <w:rFonts w:asciiTheme="minorEastAsia" w:eastAsiaTheme="minorEastAsia" w:hAnsiTheme="minorEastAsia"/>
        </w:rPr>
        <w:t>4.4 测试策略与方法</w:t>
      </w:r>
      <w:bookmarkEnd w:id="386"/>
    </w:p>
    <w:p w:rsidR="00AE7AB2" w:rsidRDefault="00E10BB2">
      <w:pPr>
        <w:spacing w:after="60" w:line="320" w:lineRule="auto"/>
        <w:ind w:firstLine="480"/>
      </w:pPr>
      <w:r>
        <w:t>本次测试依托研制方提供的测试环境，采用手动测试与脚本统计相结合的方式开展。以任务</w:t>
      </w:r>
      <w:proofErr w:type="gramStart"/>
      <w:r>
        <w:t>书中期</w:t>
      </w:r>
      <w:proofErr w:type="gramEnd"/>
      <w:r>
        <w:t>考核指标为基准，对各被测系统进行全面、系统、有针对性的验证。本次测试以黑盒测试为主的测试策略，具体策略如下：</w:t>
      </w:r>
    </w:p>
    <w:p w:rsidR="00AE7AB2" w:rsidRDefault="00E10BB2">
      <w:pPr>
        <w:spacing w:after="60" w:line="320" w:lineRule="auto"/>
      </w:pPr>
      <w:r>
        <w:t>1</w:t>
      </w:r>
      <w:r>
        <w:t>）首先开展用户文档集审查工作，依据</w:t>
      </w:r>
      <w:r>
        <w:t>GB/T 25000.51-2016</w:t>
      </w:r>
      <w:r>
        <w:t>，按照评测机构的文档审查单，对《国家重点研发计划项目任务书</w:t>
      </w:r>
      <w:r>
        <w:t>——</w:t>
      </w:r>
      <w:r>
        <w:t>大模型驱动下产业信息智能分析与服务关键技术研究及示范应用》《大模型驱动下产业信息智能分析与服务关键技术研究及示范应用</w:t>
      </w:r>
      <w:r>
        <w:t xml:space="preserve"> </w:t>
      </w:r>
      <w:r>
        <w:t>测试方案》及各课题中期研究报告等文档的完备性、正确性、一致性</w:t>
      </w:r>
      <w:proofErr w:type="gramStart"/>
      <w:r>
        <w:t>和易理解</w:t>
      </w:r>
      <w:proofErr w:type="gramEnd"/>
      <w:r>
        <w:t>性进行审查；</w:t>
      </w:r>
    </w:p>
    <w:p w:rsidR="00AE7AB2" w:rsidRDefault="00E10BB2">
      <w:pPr>
        <w:spacing w:after="60" w:line="320" w:lineRule="auto"/>
      </w:pPr>
      <w:r>
        <w:t>2</w:t>
      </w:r>
      <w:r>
        <w:t>）黑盒测试采用人工测试方式，在对被测件的功能性进行详尽分析的基础上，利用等价类划分、边界值分析以及错误猜测法等方法，设计正常和异常的测试项及测试用例，做到对各个功能点的全覆盖，从而达到</w:t>
      </w:r>
      <w:r>
        <w:t>100%</w:t>
      </w:r>
      <w:r>
        <w:t>覆盖任务</w:t>
      </w:r>
      <w:proofErr w:type="gramStart"/>
      <w:r>
        <w:t>书中期需</w:t>
      </w:r>
      <w:proofErr w:type="gramEnd"/>
      <w:r>
        <w:t>第三方测试考核指标的目的；</w:t>
      </w:r>
    </w:p>
    <w:p w:rsidR="00AE7AB2" w:rsidRDefault="00E10BB2">
      <w:pPr>
        <w:spacing w:after="60" w:line="320" w:lineRule="auto"/>
      </w:pPr>
      <w:r>
        <w:t>3</w:t>
      </w:r>
      <w:r>
        <w:t>）对于定量指标，采用脚本统计、后台数据核查与随机抽样人工校验相结合的方法验证：大模型参数规模通过执行参数统计脚本逐层统计汇总验证；资源池规模、数据源数量通过系统前台展示与后台数据库统计交叉核验；知识抽取准确率通过对抽取结果随机抽样并人工校验计算得出；</w:t>
      </w:r>
    </w:p>
    <w:p w:rsidR="00AE7AB2" w:rsidRDefault="00E10BB2">
      <w:pPr>
        <w:pStyle w:val="2"/>
        <w:rPr>
          <w:rFonts w:asciiTheme="minorEastAsia" w:eastAsiaTheme="minorEastAsia" w:hAnsiTheme="minorEastAsia"/>
        </w:rPr>
      </w:pPr>
      <w:bookmarkStart w:id="392" w:name="_Toc1575941621"/>
      <w:r>
        <w:rPr>
          <w:rFonts w:asciiTheme="minorEastAsia" w:eastAsiaTheme="minorEastAsia" w:hAnsiTheme="minorEastAsia"/>
        </w:rPr>
        <w:t>4.5 测试充分性要求与有效性分析</w:t>
      </w:r>
      <w:bookmarkEnd w:id="392"/>
    </w:p>
    <w:p w:rsidR="00AE7AB2" w:rsidRDefault="00E10BB2">
      <w:pPr>
        <w:spacing w:after="60" w:line="320" w:lineRule="auto"/>
        <w:ind w:firstLine="480"/>
      </w:pPr>
      <w:r>
        <w:t>本测试应全面覆盖软件测试依据（包括但不限于项目任务书、测试方案、各课题研究报告）所要求的功能性需求，满足测试充分性要求。本测试旨在客观验证</w:t>
      </w:r>
      <w:r>
        <w:rPr>
          <w:rFonts w:hint="eastAsia"/>
        </w:rPr>
        <w:t>“</w:t>
      </w:r>
      <w:r>
        <w:t>大模型驱动下产业信息智能分析与服务关键技术研究及示范应用</w:t>
      </w:r>
      <w:r>
        <w:rPr>
          <w:rFonts w:hint="eastAsia"/>
        </w:rPr>
        <w:t>”</w:t>
      </w:r>
      <w:r>
        <w:t>项目中期各项功能及技术指标实现情况。通过对任务</w:t>
      </w:r>
      <w:proofErr w:type="gramStart"/>
      <w:r>
        <w:t>书中期</w:t>
      </w:r>
      <w:proofErr w:type="gramEnd"/>
      <w:r>
        <w:t>考核指标的全面分析，共整理出</w:t>
      </w:r>
      <w:r>
        <w:t>21</w:t>
      </w:r>
      <w:r>
        <w:t>个测试项，实现对任务书中约定由具有资质的第三方机构测试验证的中期考核指标的</w:t>
      </w:r>
      <w:r>
        <w:t>100%</w:t>
      </w:r>
      <w:r>
        <w:t>覆盖，并对服务成效类指标进行文档核查；其余采用研究报告、同行专家评议、知识产权证书、标准立项文本等方式考核的指标，其考核方式与佐证材料在表</w:t>
      </w:r>
      <w:r>
        <w:t>4-4</w:t>
      </w:r>
      <w:r>
        <w:t>中一并对照说明，确保任务</w:t>
      </w:r>
      <w:proofErr w:type="gramStart"/>
      <w:r>
        <w:t>书中期</w:t>
      </w:r>
      <w:proofErr w:type="gramEnd"/>
      <w:r>
        <w:t>考核指标全覆盖、逐项可追溯。具体对照情况如表</w:t>
      </w:r>
      <w:r>
        <w:t>4-4</w:t>
      </w:r>
      <w:r>
        <w:t>所示。</w:t>
      </w:r>
    </w:p>
    <w:p w:rsidR="00AE7AB2" w:rsidRDefault="00E10BB2">
      <w:pPr>
        <w:spacing w:before="120" w:after="80" w:line="320" w:lineRule="auto"/>
        <w:jc w:val="center"/>
      </w:pPr>
      <w:r>
        <w:rPr>
          <w:b/>
          <w:bCs/>
          <w:sz w:val="21"/>
          <w:szCs w:val="21"/>
        </w:rPr>
        <w:t>表</w:t>
      </w:r>
      <w:r>
        <w:rPr>
          <w:b/>
          <w:bCs/>
          <w:sz w:val="21"/>
          <w:szCs w:val="21"/>
        </w:rPr>
        <w:t xml:space="preserve">4-4 </w:t>
      </w:r>
      <w:r>
        <w:rPr>
          <w:b/>
          <w:bCs/>
          <w:sz w:val="21"/>
          <w:szCs w:val="21"/>
        </w:rPr>
        <w:t>任务</w:t>
      </w:r>
      <w:proofErr w:type="gramStart"/>
      <w:r>
        <w:rPr>
          <w:b/>
          <w:bCs/>
          <w:sz w:val="21"/>
          <w:szCs w:val="21"/>
        </w:rPr>
        <w:t>书中期</w:t>
      </w:r>
      <w:proofErr w:type="gramEnd"/>
      <w:r>
        <w:rPr>
          <w:b/>
          <w:bCs/>
          <w:sz w:val="21"/>
          <w:szCs w:val="21"/>
        </w:rPr>
        <w:t>考核指标与测试项对照表</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3050"/>
        <w:gridCol w:w="1500"/>
        <w:gridCol w:w="2200"/>
      </w:tblGrid>
      <w:tr w:rsidR="00AE7AB2">
        <w:trPr>
          <w:tblHeader/>
        </w:trPr>
        <w:tc>
          <w:tcPr>
            <w:tcW w:w="226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指标编号及名称</w:t>
            </w:r>
          </w:p>
        </w:tc>
        <w:tc>
          <w:tcPr>
            <w:tcW w:w="30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中期指标要求</w:t>
            </w:r>
          </w:p>
        </w:tc>
        <w:tc>
          <w:tcPr>
            <w:tcW w:w="15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考核方式</w:t>
            </w:r>
          </w:p>
        </w:tc>
        <w:tc>
          <w:tcPr>
            <w:tcW w:w="22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对应测试项</w:t>
            </w:r>
            <w:r>
              <w:rPr>
                <w:b/>
                <w:bCs/>
                <w:sz w:val="21"/>
                <w:szCs w:val="21"/>
              </w:rPr>
              <w:t>/</w:t>
            </w:r>
            <w:r>
              <w:rPr>
                <w:b/>
                <w:bCs/>
                <w:sz w:val="21"/>
                <w:szCs w:val="21"/>
              </w:rPr>
              <w:t>佐证方式</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1.1 </w:t>
            </w:r>
            <w:r>
              <w:rPr>
                <w:sz w:val="21"/>
                <w:szCs w:val="21"/>
              </w:rPr>
              <w:t>产业智能分析决策理论（核心）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形成专家经验和生成式智能技术融合的产业智能分析决策理论，形成研究报告初稿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研究报告、同行专家评议</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一</w:t>
            </w:r>
            <w:proofErr w:type="gramEnd"/>
            <w:r>
              <w:rPr>
                <w:sz w:val="21"/>
                <w:szCs w:val="21"/>
              </w:rPr>
              <w:t>提供研究报告及同行专家评议意见佐证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1.2 </w:t>
            </w:r>
            <w:r>
              <w:rPr>
                <w:sz w:val="21"/>
                <w:szCs w:val="21"/>
              </w:rPr>
              <w:t>产业数据接入与知识表示标准</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形成产业数据模型体系以及接入标准和产业信息动态知识表示理论，形成研究报告初稿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研究报告、同行专家评议；标准文本</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一</w:t>
            </w:r>
            <w:proofErr w:type="gramEnd"/>
            <w:r>
              <w:rPr>
                <w:sz w:val="21"/>
                <w:szCs w:val="21"/>
              </w:rPr>
              <w:t>提供研究报告、标准草案文本及专家评议意见佐证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1.3 </w:t>
            </w:r>
            <w:r>
              <w:rPr>
                <w:sz w:val="21"/>
                <w:szCs w:val="21"/>
              </w:rPr>
              <w:t>产业大模型知识增强方法</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研发融合产业图谱的大模型推理技术、基于知识注入的大模型训练技术和基于事实知识的大模型验证技术，形成研究报告初稿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研究报告、同行专家评议、论文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一</w:t>
            </w:r>
            <w:proofErr w:type="gramEnd"/>
            <w:r>
              <w:rPr>
                <w:sz w:val="21"/>
                <w:szCs w:val="21"/>
              </w:rPr>
              <w:t>提供研究报告、论文及专家评议意见佐证；</w:t>
            </w:r>
            <w:proofErr w:type="gramStart"/>
            <w:r>
              <w:rPr>
                <w:sz w:val="21"/>
                <w:szCs w:val="21"/>
              </w:rPr>
              <w:t>产业网链</w:t>
            </w:r>
            <w:proofErr w:type="gramEnd"/>
            <w:r>
              <w:rPr>
                <w:sz w:val="21"/>
                <w:szCs w:val="21"/>
              </w:rPr>
              <w:t>认知决策基础平台原型系统另附平台自测报告</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1.4 </w:t>
            </w:r>
            <w:r>
              <w:rPr>
                <w:sz w:val="21"/>
                <w:szCs w:val="21"/>
              </w:rPr>
              <w:t>产业知识计算可信推理方法</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形成人机协同知识计算范式、通专协同的大小模型体系和可信透明的大模型推理方法，形成研究报告初稿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研究报告、同行专家评议、论文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一</w:t>
            </w:r>
            <w:proofErr w:type="gramEnd"/>
            <w:r>
              <w:rPr>
                <w:sz w:val="21"/>
                <w:szCs w:val="21"/>
              </w:rPr>
              <w:t>提供研究报告、论文及专家评议意见佐证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2.1 </w:t>
            </w:r>
            <w:r>
              <w:rPr>
                <w:sz w:val="21"/>
                <w:szCs w:val="21"/>
              </w:rPr>
              <w:t>开源产业信息采集系统研制（核心）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结合非侵入式</w:t>
            </w:r>
            <w:proofErr w:type="gramStart"/>
            <w:r>
              <w:rPr>
                <w:sz w:val="21"/>
                <w:szCs w:val="21"/>
              </w:rPr>
              <w:t>智能数采技术</w:t>
            </w:r>
            <w:proofErr w:type="gramEnd"/>
            <w:r>
              <w:rPr>
                <w:sz w:val="21"/>
                <w:szCs w:val="21"/>
              </w:rPr>
              <w:t>的产业信息采集系统新增功能：采集流程可视化配置，验证码自动识别，网页识别算法配置</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4.6.1.1</w:t>
            </w:r>
            <w:r>
              <w:rPr>
                <w:sz w:val="21"/>
                <w:szCs w:val="21"/>
              </w:rPr>
              <w:t>（</w:t>
            </w:r>
            <w:r>
              <w:rPr>
                <w:sz w:val="21"/>
                <w:szCs w:val="21"/>
              </w:rPr>
              <w:t>TP2.1</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2.2 </w:t>
            </w:r>
            <w:r>
              <w:rPr>
                <w:sz w:val="21"/>
                <w:szCs w:val="21"/>
              </w:rPr>
              <w:t>数据类型覆盖（核心）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7</w:t>
            </w:r>
            <w:r>
              <w:rPr>
                <w:sz w:val="21"/>
                <w:szCs w:val="21"/>
              </w:rPr>
              <w:t>种（战略政策、科技文献、发明专利、产业报告、人才信息、重点事件、市场分析）</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4.6.1.2</w:t>
            </w:r>
            <w:r>
              <w:rPr>
                <w:sz w:val="21"/>
                <w:szCs w:val="21"/>
              </w:rPr>
              <w:t>（</w:t>
            </w:r>
            <w:r>
              <w:rPr>
                <w:sz w:val="21"/>
                <w:szCs w:val="21"/>
              </w:rPr>
              <w:t>TP2.2</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2.3 </w:t>
            </w:r>
            <w:r>
              <w:rPr>
                <w:sz w:val="21"/>
                <w:szCs w:val="21"/>
              </w:rPr>
              <w:t>数据源数量（核心）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1000</w:t>
            </w:r>
            <w:r>
              <w:rPr>
                <w:sz w:val="21"/>
                <w:szCs w:val="21"/>
              </w:rPr>
              <w:t>个（政策、人才、事件、市场分析等来源）</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4.6.1.3</w:t>
            </w:r>
            <w:r>
              <w:rPr>
                <w:sz w:val="21"/>
                <w:szCs w:val="21"/>
              </w:rPr>
              <w:t>（</w:t>
            </w:r>
            <w:r>
              <w:rPr>
                <w:sz w:val="21"/>
                <w:szCs w:val="21"/>
              </w:rPr>
              <w:t>TP2.3</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2.4 </w:t>
            </w:r>
            <w:r>
              <w:rPr>
                <w:sz w:val="21"/>
                <w:szCs w:val="21"/>
              </w:rPr>
              <w:t>产业信息资源池规模（核心）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5</w:t>
            </w:r>
            <w:r>
              <w:rPr>
                <w:sz w:val="21"/>
                <w:szCs w:val="21"/>
              </w:rPr>
              <w:t>亿级</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4.6.1.4</w:t>
            </w:r>
            <w:r>
              <w:rPr>
                <w:sz w:val="21"/>
                <w:szCs w:val="21"/>
              </w:rPr>
              <w:t>（</w:t>
            </w:r>
            <w:r>
              <w:rPr>
                <w:sz w:val="21"/>
                <w:szCs w:val="21"/>
              </w:rPr>
              <w:t>TP2.4</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2.5 </w:t>
            </w:r>
            <w:r>
              <w:rPr>
                <w:sz w:val="21"/>
                <w:szCs w:val="21"/>
              </w:rPr>
              <w:t>产业知识抽取准确率（核心）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基于大模型的知识抽取准确率：</w:t>
            </w:r>
            <w:r>
              <w:rPr>
                <w:sz w:val="21"/>
                <w:szCs w:val="21"/>
              </w:rPr>
              <w:t>85%</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4.6.1.5</w:t>
            </w:r>
            <w:r>
              <w:rPr>
                <w:sz w:val="21"/>
                <w:szCs w:val="21"/>
              </w:rPr>
              <w:t>（</w:t>
            </w:r>
            <w:r>
              <w:rPr>
                <w:sz w:val="21"/>
                <w:szCs w:val="21"/>
              </w:rPr>
              <w:t>TP2.5</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2.6 </w:t>
            </w:r>
            <w:r>
              <w:rPr>
                <w:sz w:val="21"/>
                <w:szCs w:val="21"/>
              </w:rPr>
              <w:t>信息特征知识关系分析功能（核心）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15</w:t>
            </w:r>
            <w:r>
              <w:rPr>
                <w:sz w:val="21"/>
                <w:szCs w:val="21"/>
              </w:rPr>
              <w:t>项（新增合作网络、地域分布等）</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4.6.1.6</w:t>
            </w:r>
            <w:r>
              <w:rPr>
                <w:sz w:val="21"/>
                <w:szCs w:val="21"/>
              </w:rPr>
              <w:t>（</w:t>
            </w:r>
            <w:r>
              <w:rPr>
                <w:sz w:val="21"/>
                <w:szCs w:val="21"/>
              </w:rPr>
              <w:t>TP2.6</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2.7 </w:t>
            </w:r>
            <w:r>
              <w:rPr>
                <w:sz w:val="21"/>
                <w:szCs w:val="21"/>
              </w:rPr>
              <w:t>知识产权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获得软件著作权</w:t>
            </w:r>
            <w:r>
              <w:rPr>
                <w:sz w:val="21"/>
                <w:szCs w:val="21"/>
              </w:rPr>
              <w:t>2</w:t>
            </w:r>
            <w:r>
              <w:rPr>
                <w:sz w:val="21"/>
                <w:szCs w:val="21"/>
              </w:rPr>
              <w:t>项，申请发明专利</w:t>
            </w:r>
            <w:r>
              <w:rPr>
                <w:sz w:val="21"/>
                <w:szCs w:val="21"/>
              </w:rPr>
              <w:t>2</w:t>
            </w:r>
            <w:r>
              <w:rPr>
                <w:sz w:val="21"/>
                <w:szCs w:val="21"/>
              </w:rPr>
              <w:t>项，发表高水平论文</w:t>
            </w:r>
            <w:r>
              <w:rPr>
                <w:sz w:val="21"/>
                <w:szCs w:val="21"/>
              </w:rPr>
              <w:t>1</w:t>
            </w:r>
            <w:r>
              <w:rPr>
                <w:sz w:val="21"/>
                <w:szCs w:val="21"/>
              </w:rPr>
              <w:t>篇</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证书</w:t>
            </w:r>
            <w:r>
              <w:rPr>
                <w:sz w:val="21"/>
                <w:szCs w:val="21"/>
              </w:rPr>
              <w:t>/</w:t>
            </w:r>
            <w:r>
              <w:rPr>
                <w:sz w:val="21"/>
                <w:szCs w:val="21"/>
              </w:rPr>
              <w:t>受理通知</w:t>
            </w:r>
            <w:r>
              <w:rPr>
                <w:sz w:val="21"/>
                <w:szCs w:val="21"/>
              </w:rPr>
              <w:t>/</w:t>
            </w:r>
            <w:r>
              <w:rPr>
                <w:sz w:val="21"/>
                <w:szCs w:val="21"/>
              </w:rPr>
              <w:t>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二提供</w:t>
            </w:r>
            <w:proofErr w:type="gramEnd"/>
            <w:r>
              <w:rPr>
                <w:sz w:val="21"/>
                <w:szCs w:val="21"/>
              </w:rPr>
              <w:t>软件著作权登记证书、专利受理通知书、论文佐证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3.1 </w:t>
            </w:r>
            <w:r>
              <w:rPr>
                <w:sz w:val="21"/>
                <w:szCs w:val="21"/>
              </w:rPr>
              <w:t>产业领域大模型参数规模（核心）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700</w:t>
            </w:r>
            <w:r>
              <w:rPr>
                <w:sz w:val="21"/>
                <w:szCs w:val="21"/>
              </w:rPr>
              <w:t>亿</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4.6.2.1</w:t>
            </w:r>
            <w:r>
              <w:rPr>
                <w:sz w:val="21"/>
                <w:szCs w:val="21"/>
              </w:rPr>
              <w:t>（</w:t>
            </w:r>
            <w:r>
              <w:rPr>
                <w:sz w:val="21"/>
                <w:szCs w:val="21"/>
              </w:rPr>
              <w:t>TP3.1</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3.2 </w:t>
            </w:r>
            <w:r>
              <w:rPr>
                <w:sz w:val="21"/>
                <w:szCs w:val="21"/>
              </w:rPr>
              <w:t>产业领域大模型支持的数据类型（核心）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文本、表格</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4.6.2.2</w:t>
            </w:r>
            <w:r>
              <w:rPr>
                <w:sz w:val="21"/>
                <w:szCs w:val="21"/>
              </w:rPr>
              <w:t>（</w:t>
            </w:r>
            <w:r>
              <w:rPr>
                <w:sz w:val="21"/>
                <w:szCs w:val="21"/>
              </w:rPr>
              <w:t>TP3.2</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3.3 </w:t>
            </w:r>
            <w:r>
              <w:rPr>
                <w:sz w:val="21"/>
                <w:szCs w:val="21"/>
              </w:rPr>
              <w:t>产业领域大模型支持的功能（核心）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产业领域文本对话</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4.6.2.3</w:t>
            </w:r>
            <w:r>
              <w:rPr>
                <w:sz w:val="21"/>
                <w:szCs w:val="21"/>
              </w:rPr>
              <w:t>（</w:t>
            </w:r>
            <w:r>
              <w:rPr>
                <w:sz w:val="21"/>
                <w:szCs w:val="21"/>
              </w:rPr>
              <w:t>TP3.3</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3.4 </w:t>
            </w:r>
            <w:r>
              <w:rPr>
                <w:sz w:val="21"/>
                <w:szCs w:val="21"/>
              </w:rPr>
              <w:t>产业知识库检索增强框架（核心）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支持</w:t>
            </w:r>
            <w:r>
              <w:rPr>
                <w:sz w:val="21"/>
                <w:szCs w:val="21"/>
              </w:rPr>
              <w:t>5</w:t>
            </w:r>
            <w:r>
              <w:rPr>
                <w:sz w:val="21"/>
                <w:szCs w:val="21"/>
              </w:rPr>
              <w:t>种产业领域知识库（包括新材料、新能源、电子信息等领域）</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4.6.2.4</w:t>
            </w:r>
            <w:r>
              <w:rPr>
                <w:sz w:val="21"/>
                <w:szCs w:val="21"/>
              </w:rPr>
              <w:t>（</w:t>
            </w:r>
            <w:r>
              <w:rPr>
                <w:sz w:val="21"/>
                <w:szCs w:val="21"/>
              </w:rPr>
              <w:t>TP3.4</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3.5 </w:t>
            </w:r>
            <w:r>
              <w:rPr>
                <w:sz w:val="21"/>
                <w:szCs w:val="21"/>
              </w:rPr>
              <w:t>产业领域智能体框架（核心）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具备产业要素抽取、文档解读、数据分析、报告生成等能力</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4.6.2.5</w:t>
            </w:r>
            <w:r>
              <w:rPr>
                <w:sz w:val="21"/>
                <w:szCs w:val="21"/>
              </w:rPr>
              <w:t>（</w:t>
            </w:r>
            <w:r>
              <w:rPr>
                <w:sz w:val="21"/>
                <w:szCs w:val="21"/>
              </w:rPr>
              <w:t>TP3.5</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3.6 </w:t>
            </w:r>
            <w:r>
              <w:rPr>
                <w:sz w:val="21"/>
                <w:szCs w:val="21"/>
              </w:rPr>
              <w:t>知识产权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申请发明专利</w:t>
            </w:r>
            <w:r>
              <w:rPr>
                <w:sz w:val="21"/>
                <w:szCs w:val="21"/>
              </w:rPr>
              <w:t>1</w:t>
            </w:r>
            <w:r>
              <w:rPr>
                <w:sz w:val="21"/>
                <w:szCs w:val="21"/>
              </w:rPr>
              <w:t>项，发表高水平学术论文</w:t>
            </w:r>
            <w:r>
              <w:rPr>
                <w:sz w:val="21"/>
                <w:szCs w:val="21"/>
              </w:rPr>
              <w:t>1</w:t>
            </w:r>
            <w:r>
              <w:rPr>
                <w:sz w:val="21"/>
                <w:szCs w:val="21"/>
              </w:rPr>
              <w:t>篇</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受理通知</w:t>
            </w:r>
            <w:r>
              <w:rPr>
                <w:sz w:val="21"/>
                <w:szCs w:val="21"/>
              </w:rPr>
              <w:t>/</w:t>
            </w:r>
            <w:r>
              <w:rPr>
                <w:sz w:val="21"/>
                <w:szCs w:val="21"/>
              </w:rPr>
              <w:t>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不属于第三方测试范围。由课题三提供专利受理通知书、论文佐证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4.1 </w:t>
            </w:r>
            <w:r>
              <w:rPr>
                <w:sz w:val="21"/>
                <w:szCs w:val="21"/>
              </w:rPr>
              <w:t>产业识别专用模型（核心）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4</w:t>
            </w:r>
            <w:r>
              <w:rPr>
                <w:sz w:val="21"/>
                <w:szCs w:val="21"/>
              </w:rPr>
              <w:t>项（关键技术挖掘、演进路径分析、重点目标画像、碎片化信息聚合）</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4.6.3.1</w:t>
            </w:r>
            <w:r>
              <w:rPr>
                <w:sz w:val="21"/>
                <w:szCs w:val="21"/>
              </w:rPr>
              <w:t>（</w:t>
            </w:r>
            <w:r>
              <w:rPr>
                <w:sz w:val="21"/>
                <w:szCs w:val="21"/>
              </w:rPr>
              <w:t>TP4.1</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4.2 </w:t>
            </w:r>
            <w:r>
              <w:rPr>
                <w:sz w:val="21"/>
                <w:szCs w:val="21"/>
              </w:rPr>
              <w:t>产业技术跟踪监测和态势感知工具（核心）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8</w:t>
            </w:r>
            <w:r>
              <w:rPr>
                <w:sz w:val="21"/>
                <w:szCs w:val="21"/>
              </w:rPr>
              <w:t>项（产业链识别感知、产业人才识别发现、产业前沿关键技术转化态势感知、重点技术演进路径态势感知、产业规划布局态势感知、产业前沿技术扫描监测、产业科技动态选题、市场风险识别管理）</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4.6.3.2</w:t>
            </w:r>
            <w:r>
              <w:rPr>
                <w:sz w:val="21"/>
                <w:szCs w:val="21"/>
              </w:rPr>
              <w:t>（</w:t>
            </w:r>
            <w:r>
              <w:rPr>
                <w:sz w:val="21"/>
                <w:szCs w:val="21"/>
              </w:rPr>
              <w:t>TP4.2</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4.3 </w:t>
            </w:r>
            <w:r>
              <w:rPr>
                <w:sz w:val="21"/>
                <w:szCs w:val="21"/>
              </w:rPr>
              <w:t>产业技术分析</w:t>
            </w:r>
            <w:proofErr w:type="gramStart"/>
            <w:r>
              <w:rPr>
                <w:sz w:val="21"/>
                <w:szCs w:val="21"/>
              </w:rPr>
              <w:t>研</w:t>
            </w:r>
            <w:proofErr w:type="gramEnd"/>
            <w:r>
              <w:rPr>
                <w:sz w:val="21"/>
                <w:szCs w:val="21"/>
              </w:rPr>
              <w:t>判指标体系（核心）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形成产业技术分析</w:t>
            </w:r>
            <w:proofErr w:type="gramStart"/>
            <w:r>
              <w:rPr>
                <w:sz w:val="21"/>
                <w:szCs w:val="21"/>
              </w:rPr>
              <w:t>研</w:t>
            </w:r>
            <w:proofErr w:type="gramEnd"/>
            <w:r>
              <w:rPr>
                <w:sz w:val="21"/>
                <w:szCs w:val="21"/>
              </w:rPr>
              <w:t>判指标体系，覆盖</w:t>
            </w:r>
            <w:r>
              <w:rPr>
                <w:sz w:val="21"/>
                <w:szCs w:val="21"/>
              </w:rPr>
              <w:t>3</w:t>
            </w:r>
            <w:r>
              <w:rPr>
                <w:sz w:val="21"/>
                <w:szCs w:val="21"/>
              </w:rPr>
              <w:t>个主要产业</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标准立项通知和标准文本</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四提供</w:t>
            </w:r>
            <w:proofErr w:type="gramEnd"/>
            <w:r>
              <w:rPr>
                <w:sz w:val="21"/>
                <w:szCs w:val="21"/>
              </w:rPr>
              <w:t>指标体系文档及相关标准材料佐证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4.4 </w:t>
            </w:r>
            <w:r>
              <w:rPr>
                <w:sz w:val="21"/>
                <w:szCs w:val="21"/>
              </w:rPr>
              <w:t>产业技术分析决策工具（核心）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3</w:t>
            </w:r>
            <w:r>
              <w:rPr>
                <w:sz w:val="21"/>
                <w:szCs w:val="21"/>
              </w:rPr>
              <w:t>项（产业竞争力评价、企业创新力评价、产业招商推荐）</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4.6.3.3</w:t>
            </w:r>
            <w:r>
              <w:rPr>
                <w:sz w:val="21"/>
                <w:szCs w:val="21"/>
              </w:rPr>
              <w:t>（</w:t>
            </w:r>
            <w:r>
              <w:rPr>
                <w:sz w:val="21"/>
                <w:szCs w:val="21"/>
              </w:rPr>
              <w:t>TP4.4</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4.5 </w:t>
            </w:r>
            <w:r>
              <w:rPr>
                <w:sz w:val="21"/>
                <w:szCs w:val="21"/>
              </w:rPr>
              <w:t>知识产权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申请软件著作权登记</w:t>
            </w:r>
            <w:r>
              <w:rPr>
                <w:sz w:val="21"/>
                <w:szCs w:val="21"/>
              </w:rPr>
              <w:t>2</w:t>
            </w:r>
            <w:r>
              <w:rPr>
                <w:sz w:val="21"/>
                <w:szCs w:val="21"/>
              </w:rPr>
              <w:t>项，申请发明专利</w:t>
            </w:r>
            <w:r>
              <w:rPr>
                <w:sz w:val="21"/>
                <w:szCs w:val="21"/>
              </w:rPr>
              <w:t>1</w:t>
            </w:r>
            <w:r>
              <w:rPr>
                <w:sz w:val="21"/>
                <w:szCs w:val="21"/>
              </w:rPr>
              <w:t>项，发表高水平学术论文</w:t>
            </w:r>
            <w:r>
              <w:rPr>
                <w:sz w:val="21"/>
                <w:szCs w:val="21"/>
              </w:rPr>
              <w:t>1</w:t>
            </w:r>
            <w:r>
              <w:rPr>
                <w:sz w:val="21"/>
                <w:szCs w:val="21"/>
              </w:rPr>
              <w:t>篇</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证书</w:t>
            </w:r>
            <w:r>
              <w:rPr>
                <w:sz w:val="21"/>
                <w:szCs w:val="21"/>
              </w:rPr>
              <w:t>/</w:t>
            </w:r>
            <w:r>
              <w:rPr>
                <w:sz w:val="21"/>
                <w:szCs w:val="21"/>
              </w:rPr>
              <w:t>受理通知</w:t>
            </w:r>
            <w:r>
              <w:rPr>
                <w:sz w:val="21"/>
                <w:szCs w:val="21"/>
              </w:rPr>
              <w:t>/</w:t>
            </w:r>
            <w:r>
              <w:rPr>
                <w:sz w:val="21"/>
                <w:szCs w:val="21"/>
              </w:rPr>
              <w:t>论文</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不属于第三方测试范围。由课题</w:t>
            </w:r>
            <w:proofErr w:type="gramStart"/>
            <w:r>
              <w:rPr>
                <w:sz w:val="21"/>
                <w:szCs w:val="21"/>
              </w:rPr>
              <w:t>四提供</w:t>
            </w:r>
            <w:proofErr w:type="gramEnd"/>
            <w:r>
              <w:rPr>
                <w:sz w:val="21"/>
                <w:szCs w:val="21"/>
              </w:rPr>
              <w:t>软件著作权登记证书、专利受理通知书、论文佐证</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5.1 </w:t>
            </w:r>
            <w:r>
              <w:rPr>
                <w:sz w:val="21"/>
                <w:szCs w:val="21"/>
              </w:rPr>
              <w:t>平台功能（核心）</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1.</w:t>
            </w:r>
            <w:r>
              <w:rPr>
                <w:sz w:val="21"/>
                <w:szCs w:val="21"/>
              </w:rPr>
              <w:t>具备前沿技术遴选评估、产业技术卡点识别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研判等</w:t>
            </w:r>
            <w:proofErr w:type="gramEnd"/>
            <w:r>
              <w:rPr>
                <w:sz w:val="21"/>
                <w:szCs w:val="21"/>
              </w:rPr>
              <w:t>4</w:t>
            </w:r>
            <w:r>
              <w:rPr>
                <w:sz w:val="21"/>
                <w:szCs w:val="21"/>
              </w:rPr>
              <w:t>项产业分析</w:t>
            </w:r>
            <w:proofErr w:type="gramStart"/>
            <w:r>
              <w:rPr>
                <w:sz w:val="21"/>
                <w:szCs w:val="21"/>
              </w:rPr>
              <w:t>研</w:t>
            </w:r>
            <w:proofErr w:type="gramEnd"/>
            <w:r>
              <w:rPr>
                <w:sz w:val="21"/>
                <w:szCs w:val="21"/>
              </w:rPr>
              <w:t>判能力；</w:t>
            </w:r>
            <w:r>
              <w:rPr>
                <w:sz w:val="21"/>
                <w:szCs w:val="21"/>
              </w:rPr>
              <w:t>2.</w:t>
            </w:r>
            <w:r>
              <w:rPr>
                <w:sz w:val="21"/>
                <w:szCs w:val="21"/>
              </w:rPr>
              <w:t>根据专家在线反馈自动评估产业报告质量</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第三方机构测试验证</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4.6.4.1</w:t>
            </w:r>
            <w:r>
              <w:rPr>
                <w:sz w:val="21"/>
                <w:szCs w:val="21"/>
              </w:rPr>
              <w:t>（</w:t>
            </w:r>
            <w:r>
              <w:rPr>
                <w:sz w:val="21"/>
                <w:szCs w:val="21"/>
              </w:rPr>
              <w:t>TP5.1</w:t>
            </w:r>
            <w:r>
              <w:rPr>
                <w:sz w:val="21"/>
                <w:szCs w:val="21"/>
              </w:rPr>
              <w:t>）</w:t>
            </w:r>
          </w:p>
        </w:tc>
      </w:tr>
      <w:tr w:rsidR="00AE7AB2">
        <w:tc>
          <w:tcPr>
            <w:tcW w:w="2260" w:type="dxa"/>
            <w:tcMar>
              <w:top w:w="60" w:type="dxa"/>
              <w:left w:w="100" w:type="dxa"/>
              <w:bottom w:w="60" w:type="dxa"/>
              <w:right w:w="100" w:type="dxa"/>
            </w:tcMar>
            <w:vAlign w:val="center"/>
          </w:tcPr>
          <w:p w:rsidR="00AE7AB2" w:rsidRDefault="00E10BB2">
            <w:pPr>
              <w:spacing w:after="20" w:line="280" w:lineRule="auto"/>
              <w:jc w:val="left"/>
            </w:pPr>
            <w:r>
              <w:rPr>
                <w:sz w:val="21"/>
                <w:szCs w:val="21"/>
              </w:rPr>
              <w:t>指标</w:t>
            </w:r>
            <w:r>
              <w:rPr>
                <w:sz w:val="21"/>
                <w:szCs w:val="21"/>
              </w:rPr>
              <w:t xml:space="preserve">5.2 </w:t>
            </w:r>
            <w:r>
              <w:rPr>
                <w:sz w:val="21"/>
                <w:szCs w:val="21"/>
              </w:rPr>
              <w:t>形成先进制造领域产业</w:t>
            </w:r>
            <w:proofErr w:type="gramStart"/>
            <w:r>
              <w:rPr>
                <w:sz w:val="21"/>
                <w:szCs w:val="21"/>
              </w:rPr>
              <w:t>链技术</w:t>
            </w:r>
            <w:proofErr w:type="gramEnd"/>
            <w:r>
              <w:rPr>
                <w:sz w:val="21"/>
                <w:szCs w:val="21"/>
              </w:rPr>
              <w:t>跟踪分析监测能力及示范应用</w:t>
            </w:r>
          </w:p>
        </w:tc>
        <w:tc>
          <w:tcPr>
            <w:tcW w:w="3050" w:type="dxa"/>
            <w:tcMar>
              <w:top w:w="60" w:type="dxa"/>
              <w:left w:w="100" w:type="dxa"/>
              <w:bottom w:w="60" w:type="dxa"/>
              <w:right w:w="100" w:type="dxa"/>
            </w:tcMar>
            <w:vAlign w:val="center"/>
          </w:tcPr>
          <w:p w:rsidR="00AE7AB2" w:rsidRDefault="00E10BB2">
            <w:pPr>
              <w:spacing w:after="20" w:line="280" w:lineRule="auto"/>
            </w:pPr>
            <w:r>
              <w:rPr>
                <w:sz w:val="21"/>
                <w:szCs w:val="21"/>
              </w:rPr>
              <w:t>在初期基础上覆盖高端装备、航空航天等共</w:t>
            </w:r>
            <w:r>
              <w:rPr>
                <w:sz w:val="21"/>
                <w:szCs w:val="21"/>
              </w:rPr>
              <w:t>5</w:t>
            </w:r>
            <w:r>
              <w:rPr>
                <w:sz w:val="21"/>
                <w:szCs w:val="21"/>
              </w:rPr>
              <w:t>个先进制造领域共</w:t>
            </w:r>
            <w:r>
              <w:rPr>
                <w:sz w:val="21"/>
                <w:szCs w:val="21"/>
              </w:rPr>
              <w:t>16</w:t>
            </w:r>
            <w:r>
              <w:rPr>
                <w:sz w:val="21"/>
                <w:szCs w:val="21"/>
              </w:rPr>
              <w:t>条产业链的监测能力</w:t>
            </w:r>
          </w:p>
        </w:tc>
        <w:tc>
          <w:tcPr>
            <w:tcW w:w="1500" w:type="dxa"/>
            <w:tcMar>
              <w:top w:w="60" w:type="dxa"/>
              <w:left w:w="100" w:type="dxa"/>
              <w:bottom w:w="60" w:type="dxa"/>
              <w:right w:w="100" w:type="dxa"/>
            </w:tcMar>
            <w:vAlign w:val="center"/>
          </w:tcPr>
          <w:p w:rsidR="00AE7AB2" w:rsidRDefault="00E10BB2">
            <w:pPr>
              <w:spacing w:after="20" w:line="280" w:lineRule="auto"/>
            </w:pPr>
            <w:r>
              <w:rPr>
                <w:sz w:val="21"/>
                <w:szCs w:val="21"/>
              </w:rPr>
              <w:t>用户使用报告或同行专家评议及第三方机构测试</w:t>
            </w:r>
          </w:p>
        </w:tc>
        <w:tc>
          <w:tcPr>
            <w:tcW w:w="2200" w:type="dxa"/>
            <w:tcMar>
              <w:top w:w="60" w:type="dxa"/>
              <w:left w:w="100" w:type="dxa"/>
              <w:bottom w:w="60" w:type="dxa"/>
              <w:right w:w="100" w:type="dxa"/>
            </w:tcMar>
            <w:vAlign w:val="center"/>
          </w:tcPr>
          <w:p w:rsidR="00AE7AB2" w:rsidRDefault="00E10BB2">
            <w:pPr>
              <w:spacing w:after="20" w:line="280" w:lineRule="auto"/>
            </w:pPr>
            <w:r>
              <w:rPr>
                <w:sz w:val="21"/>
                <w:szCs w:val="21"/>
              </w:rPr>
              <w:t>测试项</w:t>
            </w:r>
            <w:r>
              <w:rPr>
                <w:sz w:val="21"/>
                <w:szCs w:val="21"/>
              </w:rPr>
              <w:t>4.6.4.2</w:t>
            </w:r>
            <w:r>
              <w:rPr>
                <w:sz w:val="21"/>
                <w:szCs w:val="21"/>
              </w:rPr>
              <w:t>（</w:t>
            </w:r>
            <w:r>
              <w:rPr>
                <w:sz w:val="21"/>
                <w:szCs w:val="21"/>
              </w:rPr>
              <w:t>TP5.2</w:t>
            </w:r>
            <w:r>
              <w:rPr>
                <w:sz w:val="21"/>
                <w:szCs w:val="21"/>
              </w:rPr>
              <w:t>）</w:t>
            </w:r>
          </w:p>
        </w:tc>
      </w:tr>
    </w:tbl>
    <w:p w:rsidR="00AE7AB2" w:rsidRPr="00E10BB2" w:rsidRDefault="00AE7AB2" w:rsidP="00E10BB2">
      <w:pPr>
        <w:rPr>
          <w:ins w:id="393" w:author="沈永亮" w:date="2026-07-12T22:16:00Z"/>
        </w:rPr>
        <w:pPrChange w:id="394" w:author="汤丽群" w:date="2026-07-14T02:03:00Z">
          <w:pPr>
            <w:pStyle w:val="2"/>
          </w:pPr>
        </w:pPrChange>
      </w:pPr>
      <w:bookmarkStart w:id="395" w:name="_Toc1935005696"/>
    </w:p>
    <w:p w:rsidR="00AE7AB2" w:rsidRDefault="00E10BB2">
      <w:pPr>
        <w:widowControl/>
        <w:jc w:val="left"/>
        <w:rPr>
          <w:ins w:id="396" w:author="沈永亮" w:date="2026-07-12T22:17:00Z"/>
          <w:rStyle w:val="af2"/>
          <w:rFonts w:ascii="sans-serif" w:eastAsia="sans-serif" w:hAnsi="sans-serif" w:cs="sans-serif"/>
          <w:color w:val="D4D4D4"/>
          <w:sz w:val="28"/>
          <w:szCs w:val="28"/>
          <w:lang w:bidi="ar"/>
        </w:rPr>
      </w:pPr>
      <w:ins w:id="397" w:author="沈永亮" w:date="2026-07-12T22:16:00Z">
        <w:r>
          <w:rPr>
            <w:rStyle w:val="af2"/>
            <w:rFonts w:ascii="sans-serif" w:eastAsia="sans-serif" w:hAnsi="sans-serif" w:cs="sans-serif"/>
            <w:color w:val="D4D4D4"/>
            <w:sz w:val="28"/>
            <w:szCs w:val="28"/>
            <w:lang w:bidi="ar"/>
          </w:rPr>
          <w:t>必要性/包容性测试指标</w:t>
        </w:r>
      </w:ins>
    </w:p>
    <w:p w:rsidR="00AE7AB2" w:rsidRDefault="00AE7AB2">
      <w:pPr>
        <w:widowControl/>
        <w:jc w:val="left"/>
        <w:rPr>
          <w:ins w:id="398" w:author="沈永亮" w:date="2026-07-12T22:17:00Z"/>
          <w:rStyle w:val="af2"/>
          <w:rFonts w:ascii="sans-serif" w:eastAsia="sans-serif" w:hAnsi="sans-serif" w:cs="sans-serif"/>
          <w:color w:val="D4D4D4"/>
          <w:sz w:val="28"/>
          <w:szCs w:val="28"/>
          <w:lang w:bidi="ar"/>
        </w:rPr>
      </w:pPr>
    </w:p>
    <w:p w:rsidR="00AE7AB2" w:rsidRDefault="00E10BB2">
      <w:pPr>
        <w:widowControl/>
        <w:jc w:val="left"/>
        <w:rPr>
          <w:ins w:id="399" w:author="沈永亮" w:date="2026-07-12T22:40:00Z"/>
          <w:rStyle w:val="af2"/>
          <w:rFonts w:ascii="sans-serif" w:eastAsia="sans-serif" w:hAnsi="sans-serif" w:cs="sans-serif"/>
          <w:color w:val="D4D4D4"/>
          <w:sz w:val="28"/>
          <w:szCs w:val="28"/>
          <w:lang w:bidi="ar"/>
        </w:rPr>
      </w:pPr>
      <w:ins w:id="400" w:author="沈永亮" w:date="2026-07-12T22:17:00Z">
        <w:r>
          <w:rPr>
            <w:rStyle w:val="af2"/>
            <w:rFonts w:ascii="sans-serif" w:eastAsia="sans-serif" w:hAnsi="sans-serif" w:cs="sans-serif" w:hint="eastAsia"/>
            <w:color w:val="D4D4D4"/>
            <w:sz w:val="28"/>
            <w:szCs w:val="28"/>
            <w:lang w:bidi="ar"/>
          </w:rPr>
          <w:t>指标名称</w:t>
        </w:r>
      </w:ins>
      <w:ins w:id="401" w:author="沈永亮" w:date="2026-07-12T22:18:00Z">
        <w:r>
          <w:rPr>
            <w:rStyle w:val="af2"/>
            <w:rFonts w:ascii="sans-serif" w:eastAsia="sans-serif" w:hAnsi="sans-serif" w:cs="sans-serif" w:hint="eastAsia"/>
            <w:color w:val="D4D4D4"/>
            <w:sz w:val="28"/>
            <w:szCs w:val="28"/>
            <w:lang w:bidi="ar"/>
          </w:rPr>
          <w:t xml:space="preserve">     对应任务</w:t>
        </w:r>
        <w:proofErr w:type="gramStart"/>
        <w:r>
          <w:rPr>
            <w:rStyle w:val="af2"/>
            <w:rFonts w:ascii="sans-serif" w:eastAsia="sans-serif" w:hAnsi="sans-serif" w:cs="sans-serif" w:hint="eastAsia"/>
            <w:color w:val="D4D4D4"/>
            <w:sz w:val="28"/>
            <w:szCs w:val="28"/>
            <w:lang w:bidi="ar"/>
          </w:rPr>
          <w:t>书指标</w:t>
        </w:r>
        <w:proofErr w:type="gramEnd"/>
        <w:r>
          <w:rPr>
            <w:rStyle w:val="af2"/>
            <w:rFonts w:ascii="sans-serif" w:eastAsia="sans-serif" w:hAnsi="sans-serif" w:cs="sans-serif" w:hint="eastAsia"/>
            <w:color w:val="D4D4D4"/>
            <w:sz w:val="28"/>
            <w:szCs w:val="28"/>
            <w:lang w:bidi="ar"/>
          </w:rPr>
          <w:t xml:space="preserve">     对应测试项</w:t>
        </w:r>
      </w:ins>
    </w:p>
    <w:p w:rsidR="00AE7AB2" w:rsidRDefault="00E10BB2">
      <w:pPr>
        <w:widowControl/>
        <w:jc w:val="left"/>
        <w:rPr>
          <w:ins w:id="402" w:author="梦" w:date="2026-07-13T18:08:00Z"/>
          <w:rStyle w:val="af2"/>
          <w:rFonts w:ascii="sans-serif" w:eastAsia="sans-serif" w:hAnsi="sans-serif" w:cs="sans-serif"/>
          <w:color w:val="D4D4D4"/>
          <w:sz w:val="28"/>
          <w:szCs w:val="28"/>
          <w:lang w:bidi="ar"/>
        </w:rPr>
      </w:pPr>
      <w:ins w:id="403" w:author="沈永亮" w:date="2026-07-12T22:41:00Z">
        <w:r>
          <w:rPr>
            <w:rStyle w:val="af2"/>
            <w:rFonts w:ascii="sans-serif" w:eastAsia="sans-serif" w:hAnsi="sans-serif" w:cs="sans-serif" w:hint="eastAsia"/>
            <w:color w:val="D4D4D4"/>
            <w:sz w:val="28"/>
            <w:szCs w:val="28"/>
            <w:lang w:bidi="ar"/>
          </w:rPr>
          <w:t>文字叙述</w:t>
        </w:r>
      </w:ins>
      <w:ins w:id="404" w:author="沈永亮" w:date="2026-07-12T22:40:00Z">
        <w:r>
          <w:rPr>
            <w:rStyle w:val="af2"/>
            <w:rFonts w:ascii="sans-serif" w:eastAsia="sans-serif" w:hAnsi="sans-serif" w:cs="sans-serif" w:hint="eastAsia"/>
            <w:color w:val="D4D4D4"/>
            <w:sz w:val="28"/>
            <w:szCs w:val="28"/>
            <w:lang w:bidi="ar"/>
          </w:rPr>
          <w:t xml:space="preserve">   TP2.</w:t>
        </w:r>
      </w:ins>
      <w:ins w:id="405" w:author="沈永亮" w:date="2026-07-12T22:41:00Z">
        <w:r>
          <w:rPr>
            <w:rStyle w:val="af2"/>
            <w:rFonts w:ascii="sans-serif" w:eastAsia="sans-serif" w:hAnsi="sans-serif" w:cs="sans-serif" w:hint="eastAsia"/>
            <w:color w:val="D4D4D4"/>
            <w:sz w:val="28"/>
            <w:szCs w:val="28"/>
            <w:lang w:bidi="ar"/>
          </w:rPr>
          <w:t>1   TP2.1.1</w:t>
        </w:r>
      </w:ins>
      <w:ins w:id="406" w:author="沈永亮" w:date="2026-07-12T22:44:00Z">
        <w:r>
          <w:rPr>
            <w:rStyle w:val="af2"/>
            <w:rFonts w:ascii="sans-serif" w:eastAsia="sans-serif" w:hAnsi="sans-serif" w:cs="sans-serif" w:hint="eastAsia"/>
            <w:color w:val="D4D4D4"/>
            <w:sz w:val="28"/>
            <w:szCs w:val="28"/>
            <w:lang w:bidi="ar"/>
          </w:rPr>
          <w:t>（4.6）</w:t>
        </w:r>
      </w:ins>
    </w:p>
    <w:p w:rsidR="00AE7AB2" w:rsidRDefault="00AE7AB2">
      <w:pPr>
        <w:widowControl/>
        <w:jc w:val="left"/>
        <w:rPr>
          <w:ins w:id="407" w:author="梦" w:date="2026-07-13T18:08:00Z"/>
          <w:rStyle w:val="af2"/>
          <w:rFonts w:ascii="sans-serif" w:eastAsia="sans-serif" w:hAnsi="sans-serif" w:cs="sans-serif"/>
          <w:color w:val="D4D4D4"/>
          <w:sz w:val="28"/>
          <w:szCs w:val="28"/>
          <w:lang w:bidi="ar"/>
        </w:rPr>
      </w:pPr>
    </w:p>
    <w:p w:rsidR="00AE7AB2" w:rsidRDefault="00E10BB2" w:rsidP="00AE7AB2">
      <w:pPr>
        <w:widowControl/>
        <w:spacing w:before="120" w:after="80" w:line="320" w:lineRule="auto"/>
        <w:jc w:val="center"/>
        <w:rPr>
          <w:ins w:id="408" w:author="沈永亮" w:date="2026-07-12T22:41:00Z"/>
          <w:rStyle w:val="af2"/>
          <w:rFonts w:ascii="sans-serif" w:eastAsia="sans-serif" w:hAnsi="sans-serif" w:cs="sans-serif"/>
          <w:color w:val="D4D4D4"/>
          <w:sz w:val="28"/>
          <w:szCs w:val="28"/>
          <w:lang w:bidi="ar"/>
        </w:rPr>
        <w:pPrChange w:id="409" w:author="梦" w:date="2026-07-13T18:10:00Z">
          <w:pPr>
            <w:widowControl/>
            <w:jc w:val="left"/>
          </w:pPr>
        </w:pPrChange>
      </w:pPr>
      <w:ins w:id="410" w:author="梦" w:date="2026-07-13T18:09:00Z">
        <w:r>
          <w:rPr>
            <w:b/>
            <w:bCs/>
            <w:sz w:val="21"/>
            <w:szCs w:val="21"/>
          </w:rPr>
          <w:t>表</w:t>
        </w:r>
        <w:r>
          <w:rPr>
            <w:b/>
            <w:bCs/>
            <w:sz w:val="21"/>
            <w:szCs w:val="21"/>
          </w:rPr>
          <w:t>4-</w:t>
        </w:r>
      </w:ins>
      <w:ins w:id="411" w:author="梦" w:date="2026-07-13T18:10:00Z">
        <w:r>
          <w:rPr>
            <w:rFonts w:hint="eastAsia"/>
            <w:b/>
            <w:bCs/>
            <w:sz w:val="21"/>
            <w:szCs w:val="21"/>
          </w:rPr>
          <w:t>5</w:t>
        </w:r>
      </w:ins>
      <w:ins w:id="412" w:author="梦" w:date="2026-07-13T18:09:00Z">
        <w:r>
          <w:rPr>
            <w:b/>
            <w:bCs/>
            <w:sz w:val="21"/>
            <w:szCs w:val="21"/>
          </w:rPr>
          <w:t xml:space="preserve"> </w:t>
        </w:r>
      </w:ins>
      <w:ins w:id="413" w:author="梦" w:date="2026-07-13T18:10:00Z">
        <w:r>
          <w:rPr>
            <w:rFonts w:hint="eastAsia"/>
            <w:b/>
            <w:bCs/>
            <w:sz w:val="21"/>
            <w:szCs w:val="21"/>
          </w:rPr>
          <w:t>必要性</w:t>
        </w:r>
        <w:r>
          <w:rPr>
            <w:rFonts w:hint="eastAsia"/>
            <w:b/>
            <w:bCs/>
            <w:sz w:val="21"/>
            <w:szCs w:val="21"/>
          </w:rPr>
          <w:t>/</w:t>
        </w:r>
        <w:r>
          <w:rPr>
            <w:rFonts w:hint="eastAsia"/>
            <w:b/>
            <w:bCs/>
            <w:sz w:val="21"/>
            <w:szCs w:val="21"/>
          </w:rPr>
          <w:t>包容性测试指标</w:t>
        </w:r>
      </w:ins>
      <w:ins w:id="414" w:author="梦" w:date="2026-07-13T18:09:00Z">
        <w:r>
          <w:rPr>
            <w:b/>
            <w:bCs/>
            <w:sz w:val="21"/>
            <w:szCs w:val="21"/>
          </w:rPr>
          <w:t>表</w:t>
        </w:r>
      </w:ins>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415" w:author="梦" w:date="2026-07-13T18:08: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3004"/>
        <w:gridCol w:w="3004"/>
        <w:gridCol w:w="3006"/>
        <w:tblGridChange w:id="416">
          <w:tblGrid>
            <w:gridCol w:w="2765"/>
            <w:gridCol w:w="2765"/>
            <w:gridCol w:w="2766"/>
          </w:tblGrid>
        </w:tblGridChange>
      </w:tblGrid>
      <w:tr w:rsidR="00AE7AB2" w:rsidTr="00AE7AB2">
        <w:trPr>
          <w:ins w:id="417" w:author="梦" w:date="2026-07-13T18:08:00Z"/>
        </w:trPr>
        <w:tc>
          <w:tcPr>
            <w:tcW w:w="1666" w:type="pct"/>
            <w:shd w:val="clear" w:color="auto" w:fill="D0CECE"/>
            <w:tcPrChange w:id="418" w:author="梦" w:date="2026-07-13T18:08:00Z">
              <w:tcPr>
                <w:tcW w:w="2765" w:type="dxa"/>
                <w:shd w:val="clear" w:color="auto" w:fill="D0CECE"/>
              </w:tcPr>
            </w:tcPrChange>
          </w:tcPr>
          <w:p w:rsidR="00AE7AB2" w:rsidRDefault="00E10BB2">
            <w:pPr>
              <w:jc w:val="center"/>
              <w:rPr>
                <w:ins w:id="419" w:author="梦" w:date="2026-07-13T18:08:00Z"/>
                <w:b/>
              </w:rPr>
            </w:pPr>
            <w:ins w:id="420" w:author="梦" w:date="2026-07-13T18:08:00Z">
              <w:r>
                <w:rPr>
                  <w:rFonts w:hint="eastAsia"/>
                  <w:b/>
                </w:rPr>
                <w:t>指标名称</w:t>
              </w:r>
            </w:ins>
          </w:p>
        </w:tc>
        <w:tc>
          <w:tcPr>
            <w:tcW w:w="1666" w:type="pct"/>
            <w:shd w:val="clear" w:color="auto" w:fill="D0CECE"/>
            <w:tcPrChange w:id="421" w:author="梦" w:date="2026-07-13T18:08:00Z">
              <w:tcPr>
                <w:tcW w:w="2765" w:type="dxa"/>
                <w:shd w:val="clear" w:color="auto" w:fill="D0CECE"/>
              </w:tcPr>
            </w:tcPrChange>
          </w:tcPr>
          <w:p w:rsidR="00AE7AB2" w:rsidRDefault="00E10BB2">
            <w:pPr>
              <w:jc w:val="center"/>
              <w:rPr>
                <w:ins w:id="422" w:author="梦" w:date="2026-07-13T18:08:00Z"/>
                <w:b/>
              </w:rPr>
            </w:pPr>
            <w:ins w:id="423" w:author="梦" w:date="2026-07-13T18:08:00Z">
              <w:r>
                <w:rPr>
                  <w:rFonts w:hint="eastAsia"/>
                  <w:b/>
                </w:rPr>
                <w:t>对应任务</w:t>
              </w:r>
              <w:proofErr w:type="gramStart"/>
              <w:r>
                <w:rPr>
                  <w:rFonts w:hint="eastAsia"/>
                  <w:b/>
                </w:rPr>
                <w:t>书指标</w:t>
              </w:r>
              <w:proofErr w:type="gramEnd"/>
            </w:ins>
          </w:p>
        </w:tc>
        <w:tc>
          <w:tcPr>
            <w:tcW w:w="1667" w:type="pct"/>
            <w:shd w:val="clear" w:color="auto" w:fill="D0CECE"/>
            <w:tcPrChange w:id="424" w:author="梦" w:date="2026-07-13T18:08:00Z">
              <w:tcPr>
                <w:tcW w:w="2766" w:type="dxa"/>
                <w:shd w:val="clear" w:color="auto" w:fill="D0CECE"/>
              </w:tcPr>
            </w:tcPrChange>
          </w:tcPr>
          <w:p w:rsidR="00AE7AB2" w:rsidRDefault="00E10BB2">
            <w:pPr>
              <w:rPr>
                <w:ins w:id="425" w:author="梦" w:date="2026-07-13T18:08:00Z"/>
              </w:rPr>
            </w:pPr>
            <w:ins w:id="426" w:author="梦" w:date="2026-07-13T18:08:00Z">
              <w:r>
                <w:rPr>
                  <w:rFonts w:ascii="宋体" w:hAnsi="宋体"/>
                  <w:b/>
                  <w:bCs/>
                  <w:sz w:val="21"/>
                  <w:szCs w:val="21"/>
                </w:rPr>
                <w:t>对应测试项</w:t>
              </w:r>
              <w:r>
                <w:rPr>
                  <w:b/>
                  <w:bCs/>
                  <w:sz w:val="21"/>
                  <w:szCs w:val="21"/>
                </w:rPr>
                <w:t>/</w:t>
              </w:r>
              <w:r>
                <w:rPr>
                  <w:rFonts w:ascii="宋体" w:hAnsi="宋体"/>
                  <w:b/>
                  <w:bCs/>
                  <w:sz w:val="21"/>
                  <w:szCs w:val="21"/>
                </w:rPr>
                <w:t>佐证方式</w:t>
              </w:r>
            </w:ins>
          </w:p>
        </w:tc>
      </w:tr>
      <w:tr w:rsidR="00AE7AB2" w:rsidTr="00AE7AB2">
        <w:trPr>
          <w:ins w:id="427" w:author="梦" w:date="2026-07-13T18:08:00Z"/>
        </w:trPr>
        <w:tc>
          <w:tcPr>
            <w:tcW w:w="1666" w:type="pct"/>
            <w:tcPrChange w:id="428" w:author="梦" w:date="2026-07-13T18:08:00Z">
              <w:tcPr>
                <w:tcW w:w="2765" w:type="dxa"/>
              </w:tcPr>
            </w:tcPrChange>
          </w:tcPr>
          <w:p w:rsidR="00AE7AB2" w:rsidRDefault="00E10BB2">
            <w:pPr>
              <w:rPr>
                <w:ins w:id="429" w:author="梦" w:date="2026-07-13T18:08:00Z"/>
              </w:rPr>
            </w:pPr>
            <w:ins w:id="430" w:author="梦" w:date="2026-07-13T18:08:00Z">
              <w:r>
                <w:rPr>
                  <w:rFonts w:hint="eastAsia"/>
                </w:rPr>
                <w:t>产业链识别感知</w:t>
              </w:r>
            </w:ins>
          </w:p>
        </w:tc>
        <w:tc>
          <w:tcPr>
            <w:tcW w:w="1666" w:type="pct"/>
            <w:tcPrChange w:id="431" w:author="梦" w:date="2026-07-13T18:08:00Z">
              <w:tcPr>
                <w:tcW w:w="2765" w:type="dxa"/>
              </w:tcPr>
            </w:tcPrChange>
          </w:tcPr>
          <w:p w:rsidR="00AE7AB2" w:rsidRDefault="00E10BB2">
            <w:pPr>
              <w:rPr>
                <w:ins w:id="432" w:author="梦" w:date="2026-07-13T18:08:00Z"/>
              </w:rPr>
            </w:pPr>
            <w:ins w:id="43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34" w:author="梦" w:date="2026-07-13T18:08:00Z">
              <w:tcPr>
                <w:tcW w:w="2766" w:type="dxa"/>
              </w:tcPr>
            </w:tcPrChange>
          </w:tcPr>
          <w:p w:rsidR="00AE7AB2" w:rsidRDefault="00E10BB2">
            <w:pPr>
              <w:rPr>
                <w:ins w:id="435" w:author="梦" w:date="2026-07-13T18:08:00Z"/>
              </w:rPr>
            </w:pPr>
            <w:ins w:id="43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37" w:author="梦" w:date="2026-07-13T18:08:00Z"/>
        </w:trPr>
        <w:tc>
          <w:tcPr>
            <w:tcW w:w="1666" w:type="pct"/>
            <w:tcPrChange w:id="438" w:author="梦" w:date="2026-07-13T18:08:00Z">
              <w:tcPr>
                <w:tcW w:w="2765" w:type="dxa"/>
              </w:tcPr>
            </w:tcPrChange>
          </w:tcPr>
          <w:p w:rsidR="00AE7AB2" w:rsidRDefault="00E10BB2">
            <w:pPr>
              <w:rPr>
                <w:ins w:id="439" w:author="梦" w:date="2026-07-13T18:08:00Z"/>
              </w:rPr>
            </w:pPr>
            <w:ins w:id="440" w:author="梦" w:date="2026-07-13T18:08:00Z">
              <w:r>
                <w:rPr>
                  <w:rFonts w:hint="eastAsia"/>
                </w:rPr>
                <w:t>产业人才识别发现</w:t>
              </w:r>
            </w:ins>
          </w:p>
        </w:tc>
        <w:tc>
          <w:tcPr>
            <w:tcW w:w="1666" w:type="pct"/>
            <w:tcPrChange w:id="441" w:author="梦" w:date="2026-07-13T18:08:00Z">
              <w:tcPr>
                <w:tcW w:w="2765" w:type="dxa"/>
              </w:tcPr>
            </w:tcPrChange>
          </w:tcPr>
          <w:p w:rsidR="00AE7AB2" w:rsidRDefault="00E10BB2">
            <w:pPr>
              <w:rPr>
                <w:ins w:id="442" w:author="梦" w:date="2026-07-13T18:08:00Z"/>
              </w:rPr>
            </w:pPr>
            <w:ins w:id="44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44" w:author="梦" w:date="2026-07-13T18:08:00Z">
              <w:tcPr>
                <w:tcW w:w="2766" w:type="dxa"/>
              </w:tcPr>
            </w:tcPrChange>
          </w:tcPr>
          <w:p w:rsidR="00AE7AB2" w:rsidRDefault="00E10BB2">
            <w:pPr>
              <w:rPr>
                <w:ins w:id="445" w:author="梦" w:date="2026-07-13T18:08:00Z"/>
              </w:rPr>
            </w:pPr>
            <w:ins w:id="44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47" w:author="梦" w:date="2026-07-13T18:08:00Z"/>
        </w:trPr>
        <w:tc>
          <w:tcPr>
            <w:tcW w:w="1666" w:type="pct"/>
            <w:tcPrChange w:id="448" w:author="梦" w:date="2026-07-13T18:08:00Z">
              <w:tcPr>
                <w:tcW w:w="2765" w:type="dxa"/>
              </w:tcPr>
            </w:tcPrChange>
          </w:tcPr>
          <w:p w:rsidR="00AE7AB2" w:rsidRDefault="00E10BB2">
            <w:pPr>
              <w:rPr>
                <w:ins w:id="449" w:author="梦" w:date="2026-07-13T18:08:00Z"/>
              </w:rPr>
            </w:pPr>
            <w:ins w:id="450" w:author="梦" w:date="2026-07-13T18:08:00Z">
              <w:r>
                <w:rPr>
                  <w:rFonts w:hint="eastAsia"/>
                </w:rPr>
                <w:t>市场风险识别管理</w:t>
              </w:r>
            </w:ins>
          </w:p>
        </w:tc>
        <w:tc>
          <w:tcPr>
            <w:tcW w:w="1666" w:type="pct"/>
            <w:tcPrChange w:id="451" w:author="梦" w:date="2026-07-13T18:08:00Z">
              <w:tcPr>
                <w:tcW w:w="2765" w:type="dxa"/>
              </w:tcPr>
            </w:tcPrChange>
          </w:tcPr>
          <w:p w:rsidR="00AE7AB2" w:rsidRDefault="00E10BB2">
            <w:pPr>
              <w:rPr>
                <w:ins w:id="452" w:author="梦" w:date="2026-07-13T18:08:00Z"/>
              </w:rPr>
            </w:pPr>
            <w:ins w:id="45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54" w:author="梦" w:date="2026-07-13T18:08:00Z">
              <w:tcPr>
                <w:tcW w:w="2766" w:type="dxa"/>
              </w:tcPr>
            </w:tcPrChange>
          </w:tcPr>
          <w:p w:rsidR="00AE7AB2" w:rsidRDefault="00E10BB2">
            <w:pPr>
              <w:rPr>
                <w:ins w:id="455" w:author="梦" w:date="2026-07-13T18:08:00Z"/>
              </w:rPr>
            </w:pPr>
            <w:ins w:id="45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57" w:author="梦" w:date="2026-07-13T18:08:00Z"/>
        </w:trPr>
        <w:tc>
          <w:tcPr>
            <w:tcW w:w="1666" w:type="pct"/>
            <w:tcPrChange w:id="458" w:author="梦" w:date="2026-07-13T18:08:00Z">
              <w:tcPr>
                <w:tcW w:w="2765" w:type="dxa"/>
              </w:tcPr>
            </w:tcPrChange>
          </w:tcPr>
          <w:p w:rsidR="00AE7AB2" w:rsidRDefault="00E10BB2">
            <w:pPr>
              <w:rPr>
                <w:ins w:id="459" w:author="梦" w:date="2026-07-13T18:08:00Z"/>
              </w:rPr>
            </w:pPr>
            <w:ins w:id="460" w:author="梦" w:date="2026-07-13T18:08:00Z">
              <w:r>
                <w:rPr>
                  <w:rFonts w:hint="eastAsia"/>
                </w:rPr>
                <w:t>产业前沿关键技术转化态势感知</w:t>
              </w:r>
            </w:ins>
          </w:p>
        </w:tc>
        <w:tc>
          <w:tcPr>
            <w:tcW w:w="1666" w:type="pct"/>
            <w:tcPrChange w:id="461" w:author="梦" w:date="2026-07-13T18:08:00Z">
              <w:tcPr>
                <w:tcW w:w="2765" w:type="dxa"/>
              </w:tcPr>
            </w:tcPrChange>
          </w:tcPr>
          <w:p w:rsidR="00AE7AB2" w:rsidRDefault="00E10BB2">
            <w:pPr>
              <w:rPr>
                <w:ins w:id="462" w:author="梦" w:date="2026-07-13T18:08:00Z"/>
              </w:rPr>
            </w:pPr>
            <w:ins w:id="46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64" w:author="梦" w:date="2026-07-13T18:08:00Z">
              <w:tcPr>
                <w:tcW w:w="2766" w:type="dxa"/>
              </w:tcPr>
            </w:tcPrChange>
          </w:tcPr>
          <w:p w:rsidR="00AE7AB2" w:rsidRDefault="00E10BB2">
            <w:pPr>
              <w:rPr>
                <w:ins w:id="465" w:author="梦" w:date="2026-07-13T18:08:00Z"/>
              </w:rPr>
            </w:pPr>
            <w:ins w:id="46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67" w:author="梦" w:date="2026-07-13T18:08:00Z"/>
        </w:trPr>
        <w:tc>
          <w:tcPr>
            <w:tcW w:w="1666" w:type="pct"/>
            <w:tcPrChange w:id="468" w:author="梦" w:date="2026-07-13T18:08:00Z">
              <w:tcPr>
                <w:tcW w:w="2765" w:type="dxa"/>
              </w:tcPr>
            </w:tcPrChange>
          </w:tcPr>
          <w:p w:rsidR="00AE7AB2" w:rsidRDefault="00E10BB2">
            <w:pPr>
              <w:rPr>
                <w:ins w:id="469" w:author="梦" w:date="2026-07-13T18:08:00Z"/>
              </w:rPr>
            </w:pPr>
            <w:ins w:id="470" w:author="梦" w:date="2026-07-13T18:08:00Z">
              <w:r>
                <w:rPr>
                  <w:rFonts w:hint="eastAsia"/>
                </w:rPr>
                <w:t>产业规划布局态势感知</w:t>
              </w:r>
            </w:ins>
          </w:p>
        </w:tc>
        <w:tc>
          <w:tcPr>
            <w:tcW w:w="1666" w:type="pct"/>
            <w:tcPrChange w:id="471" w:author="梦" w:date="2026-07-13T18:08:00Z">
              <w:tcPr>
                <w:tcW w:w="2765" w:type="dxa"/>
              </w:tcPr>
            </w:tcPrChange>
          </w:tcPr>
          <w:p w:rsidR="00AE7AB2" w:rsidRDefault="00E10BB2">
            <w:pPr>
              <w:rPr>
                <w:ins w:id="472" w:author="梦" w:date="2026-07-13T18:08:00Z"/>
              </w:rPr>
            </w:pPr>
            <w:ins w:id="473" w:author="梦" w:date="2026-07-13T18:08:00Z">
              <w:r>
                <w:rPr>
                  <w:rFonts w:ascii="宋体" w:hAnsi="宋体"/>
                  <w:sz w:val="21"/>
                  <w:szCs w:val="21"/>
                </w:rPr>
                <w:t>指标</w:t>
              </w:r>
              <w:r>
                <w:rPr>
                  <w:sz w:val="21"/>
                  <w:szCs w:val="21"/>
                </w:rPr>
                <w:t xml:space="preserve">4.2 </w:t>
              </w:r>
              <w:r>
                <w:rPr>
                  <w:rFonts w:ascii="宋体" w:hAnsi="宋体"/>
                  <w:sz w:val="21"/>
                  <w:szCs w:val="21"/>
                </w:rPr>
                <w:t>产业技术跟踪监测和态势感知工具（核心）</w:t>
              </w:r>
            </w:ins>
          </w:p>
        </w:tc>
        <w:tc>
          <w:tcPr>
            <w:tcW w:w="1667" w:type="pct"/>
            <w:tcPrChange w:id="474" w:author="梦" w:date="2026-07-13T18:08:00Z">
              <w:tcPr>
                <w:tcW w:w="2766" w:type="dxa"/>
              </w:tcPr>
            </w:tcPrChange>
          </w:tcPr>
          <w:p w:rsidR="00AE7AB2" w:rsidRDefault="00E10BB2">
            <w:pPr>
              <w:rPr>
                <w:ins w:id="475" w:author="梦" w:date="2026-07-13T18:08:00Z"/>
              </w:rPr>
            </w:pPr>
            <w:ins w:id="476" w:author="梦" w:date="2026-07-13T18:08:00Z">
              <w:r>
                <w:rPr>
                  <w:rFonts w:hint="eastAsia"/>
                </w:rPr>
                <w:t>测试项</w:t>
              </w:r>
              <w:r>
                <w:rPr>
                  <w:rFonts w:hint="eastAsia"/>
                </w:rPr>
                <w:t>4.6.</w:t>
              </w:r>
              <w:r>
                <w:t>3</w:t>
              </w:r>
              <w:r>
                <w:rPr>
                  <w:rFonts w:hint="eastAsia"/>
                </w:rPr>
                <w:t>.2</w:t>
              </w:r>
              <w:r>
                <w:rPr>
                  <w:rFonts w:hint="eastAsia"/>
                </w:rPr>
                <w:t>（</w:t>
              </w:r>
              <w:r>
                <w:rPr>
                  <w:rFonts w:hint="eastAsia"/>
                </w:rPr>
                <w:t>TP</w:t>
              </w:r>
              <w:r>
                <w:t>4.2</w:t>
              </w:r>
              <w:r>
                <w:rPr>
                  <w:rFonts w:hint="eastAsia"/>
                </w:rPr>
                <w:t>）</w:t>
              </w:r>
            </w:ins>
          </w:p>
        </w:tc>
      </w:tr>
      <w:tr w:rsidR="00AE7AB2" w:rsidTr="00AE7AB2">
        <w:trPr>
          <w:ins w:id="477" w:author="梦" w:date="2026-07-13T18:08:00Z"/>
        </w:trPr>
        <w:tc>
          <w:tcPr>
            <w:tcW w:w="1666" w:type="pct"/>
            <w:tcPrChange w:id="478" w:author="梦" w:date="2026-07-13T18:08:00Z">
              <w:tcPr>
                <w:tcW w:w="2765" w:type="dxa"/>
              </w:tcPr>
            </w:tcPrChange>
          </w:tcPr>
          <w:p w:rsidR="00AE7AB2" w:rsidRDefault="00E10BB2">
            <w:pPr>
              <w:rPr>
                <w:ins w:id="479" w:author="梦" w:date="2026-07-13T18:08:00Z"/>
              </w:rPr>
            </w:pPr>
            <w:ins w:id="480" w:author="梦" w:date="2026-07-13T18:08:00Z">
              <w:r>
                <w:rPr>
                  <w:rFonts w:hint="eastAsia"/>
                </w:rPr>
                <w:t>产业招商推荐</w:t>
              </w:r>
            </w:ins>
          </w:p>
        </w:tc>
        <w:tc>
          <w:tcPr>
            <w:tcW w:w="1666" w:type="pct"/>
            <w:tcPrChange w:id="481" w:author="梦" w:date="2026-07-13T18:08:00Z">
              <w:tcPr>
                <w:tcW w:w="2765" w:type="dxa"/>
              </w:tcPr>
            </w:tcPrChange>
          </w:tcPr>
          <w:p w:rsidR="00AE7AB2" w:rsidRDefault="00E10BB2">
            <w:pPr>
              <w:rPr>
                <w:ins w:id="482" w:author="梦" w:date="2026-07-13T18:08:00Z"/>
              </w:rPr>
            </w:pPr>
            <w:ins w:id="483" w:author="梦" w:date="2026-07-13T18:08:00Z">
              <w:r>
                <w:rPr>
                  <w:rFonts w:ascii="宋体" w:hAnsi="宋体"/>
                  <w:sz w:val="21"/>
                  <w:szCs w:val="21"/>
                </w:rPr>
                <w:t>指标</w:t>
              </w:r>
              <w:r>
                <w:rPr>
                  <w:sz w:val="21"/>
                  <w:szCs w:val="21"/>
                </w:rPr>
                <w:t xml:space="preserve">4.4 </w:t>
              </w:r>
              <w:r>
                <w:rPr>
                  <w:rFonts w:ascii="宋体" w:hAnsi="宋体"/>
                  <w:sz w:val="21"/>
                  <w:szCs w:val="21"/>
                </w:rPr>
                <w:t>产业技术分析决策工具（核心）</w:t>
              </w:r>
            </w:ins>
          </w:p>
        </w:tc>
        <w:tc>
          <w:tcPr>
            <w:tcW w:w="1667" w:type="pct"/>
            <w:tcPrChange w:id="484" w:author="梦" w:date="2026-07-13T18:08:00Z">
              <w:tcPr>
                <w:tcW w:w="2766" w:type="dxa"/>
              </w:tcPr>
            </w:tcPrChange>
          </w:tcPr>
          <w:p w:rsidR="00AE7AB2" w:rsidRDefault="00E10BB2">
            <w:pPr>
              <w:rPr>
                <w:ins w:id="485" w:author="梦" w:date="2026-07-13T18:08:00Z"/>
              </w:rPr>
            </w:pPr>
            <w:ins w:id="486" w:author="梦" w:date="2026-07-13T18:08:00Z">
              <w:r>
                <w:rPr>
                  <w:rFonts w:hint="eastAsia"/>
                </w:rPr>
                <w:t>测试项</w:t>
              </w:r>
              <w:r>
                <w:rPr>
                  <w:rFonts w:hint="eastAsia"/>
                </w:rPr>
                <w:t>4.6.</w:t>
              </w:r>
              <w:r>
                <w:t>3</w:t>
              </w:r>
              <w:r>
                <w:rPr>
                  <w:rFonts w:hint="eastAsia"/>
                </w:rPr>
                <w:t>.</w:t>
              </w:r>
              <w:r>
                <w:t>3</w:t>
              </w:r>
              <w:r>
                <w:rPr>
                  <w:rFonts w:hint="eastAsia"/>
                </w:rPr>
                <w:t>（</w:t>
              </w:r>
              <w:r>
                <w:rPr>
                  <w:rFonts w:hint="eastAsia"/>
                </w:rPr>
                <w:t>TP</w:t>
              </w:r>
              <w:r>
                <w:t>4.4</w:t>
              </w:r>
              <w:r>
                <w:rPr>
                  <w:rFonts w:hint="eastAsia"/>
                </w:rPr>
                <w:t>）</w:t>
              </w:r>
            </w:ins>
          </w:p>
        </w:tc>
      </w:tr>
      <w:tr w:rsidR="00AE7AB2" w:rsidTr="00AE7AB2">
        <w:trPr>
          <w:ins w:id="487" w:author="梦" w:date="2026-07-13T18:08:00Z"/>
        </w:trPr>
        <w:tc>
          <w:tcPr>
            <w:tcW w:w="1666" w:type="pct"/>
            <w:tcPrChange w:id="488" w:author="梦" w:date="2026-07-13T18:08:00Z">
              <w:tcPr>
                <w:tcW w:w="2765" w:type="dxa"/>
              </w:tcPr>
            </w:tcPrChange>
          </w:tcPr>
          <w:p w:rsidR="00AE7AB2" w:rsidRDefault="00E10BB2">
            <w:pPr>
              <w:rPr>
                <w:ins w:id="489" w:author="梦" w:date="2026-07-13T18:08:00Z"/>
              </w:rPr>
            </w:pPr>
            <w:ins w:id="490" w:author="梦" w:date="2026-07-13T18:08:00Z">
              <w:r>
                <w:rPr>
                  <w:rFonts w:hint="eastAsia"/>
                </w:rPr>
                <w:t>产业竞争力评价</w:t>
              </w:r>
            </w:ins>
          </w:p>
        </w:tc>
        <w:tc>
          <w:tcPr>
            <w:tcW w:w="1666" w:type="pct"/>
            <w:tcPrChange w:id="491" w:author="梦" w:date="2026-07-13T18:08:00Z">
              <w:tcPr>
                <w:tcW w:w="2765" w:type="dxa"/>
              </w:tcPr>
            </w:tcPrChange>
          </w:tcPr>
          <w:p w:rsidR="00AE7AB2" w:rsidRDefault="00E10BB2">
            <w:pPr>
              <w:rPr>
                <w:ins w:id="492" w:author="梦" w:date="2026-07-13T18:08:00Z"/>
              </w:rPr>
            </w:pPr>
            <w:ins w:id="493" w:author="梦" w:date="2026-07-13T18:08:00Z">
              <w:r>
                <w:rPr>
                  <w:rFonts w:ascii="宋体" w:hAnsi="宋体"/>
                  <w:sz w:val="21"/>
                  <w:szCs w:val="21"/>
                </w:rPr>
                <w:t>指标</w:t>
              </w:r>
              <w:r>
                <w:rPr>
                  <w:sz w:val="21"/>
                  <w:szCs w:val="21"/>
                </w:rPr>
                <w:t xml:space="preserve">4.4 </w:t>
              </w:r>
              <w:r>
                <w:rPr>
                  <w:rFonts w:ascii="宋体" w:hAnsi="宋体"/>
                  <w:sz w:val="21"/>
                  <w:szCs w:val="21"/>
                </w:rPr>
                <w:t>产业技术分析决策工具（核心）</w:t>
              </w:r>
            </w:ins>
          </w:p>
        </w:tc>
        <w:tc>
          <w:tcPr>
            <w:tcW w:w="1667" w:type="pct"/>
            <w:tcPrChange w:id="494" w:author="梦" w:date="2026-07-13T18:08:00Z">
              <w:tcPr>
                <w:tcW w:w="2766" w:type="dxa"/>
              </w:tcPr>
            </w:tcPrChange>
          </w:tcPr>
          <w:p w:rsidR="00AE7AB2" w:rsidRDefault="00E10BB2">
            <w:pPr>
              <w:rPr>
                <w:ins w:id="495" w:author="梦" w:date="2026-07-13T18:08:00Z"/>
              </w:rPr>
            </w:pPr>
            <w:ins w:id="496" w:author="梦" w:date="2026-07-13T18:08:00Z">
              <w:r>
                <w:rPr>
                  <w:rFonts w:hint="eastAsia"/>
                </w:rPr>
                <w:t>测试项</w:t>
              </w:r>
              <w:r>
                <w:rPr>
                  <w:rFonts w:hint="eastAsia"/>
                </w:rPr>
                <w:t>4.6.</w:t>
              </w:r>
              <w:r>
                <w:t>3</w:t>
              </w:r>
              <w:r>
                <w:rPr>
                  <w:rFonts w:hint="eastAsia"/>
                </w:rPr>
                <w:t>.</w:t>
              </w:r>
              <w:r>
                <w:t>3</w:t>
              </w:r>
              <w:r>
                <w:rPr>
                  <w:rFonts w:hint="eastAsia"/>
                </w:rPr>
                <w:t>（</w:t>
              </w:r>
              <w:r>
                <w:rPr>
                  <w:rFonts w:hint="eastAsia"/>
                </w:rPr>
                <w:t>TP</w:t>
              </w:r>
              <w:r>
                <w:t>4.4</w:t>
              </w:r>
              <w:r>
                <w:rPr>
                  <w:rFonts w:hint="eastAsia"/>
                </w:rPr>
                <w:t>）</w:t>
              </w:r>
            </w:ins>
          </w:p>
        </w:tc>
      </w:tr>
      <w:tr w:rsidR="00AE7AB2" w:rsidTr="00AE7AB2">
        <w:trPr>
          <w:ins w:id="497" w:author="梦" w:date="2026-07-13T18:08:00Z"/>
        </w:trPr>
        <w:tc>
          <w:tcPr>
            <w:tcW w:w="1666" w:type="pct"/>
            <w:tcPrChange w:id="498" w:author="梦" w:date="2026-07-13T18:08:00Z">
              <w:tcPr>
                <w:tcW w:w="2765" w:type="dxa"/>
              </w:tcPr>
            </w:tcPrChange>
          </w:tcPr>
          <w:p w:rsidR="00AE7AB2" w:rsidRDefault="00E10BB2">
            <w:pPr>
              <w:rPr>
                <w:ins w:id="499" w:author="梦" w:date="2026-07-13T18:08:00Z"/>
              </w:rPr>
            </w:pPr>
            <w:ins w:id="500" w:author="梦" w:date="2026-07-13T18:08:00Z">
              <w:r>
                <w:rPr>
                  <w:rFonts w:hint="eastAsia"/>
                </w:rPr>
                <w:t>企业创新</w:t>
              </w:r>
              <w:proofErr w:type="gramStart"/>
              <w:r>
                <w:rPr>
                  <w:rFonts w:hint="eastAsia"/>
                </w:rPr>
                <w:t>力评价</w:t>
              </w:r>
              <w:proofErr w:type="gramEnd"/>
            </w:ins>
          </w:p>
        </w:tc>
        <w:tc>
          <w:tcPr>
            <w:tcW w:w="1666" w:type="pct"/>
            <w:tcPrChange w:id="501" w:author="梦" w:date="2026-07-13T18:08:00Z">
              <w:tcPr>
                <w:tcW w:w="2765" w:type="dxa"/>
              </w:tcPr>
            </w:tcPrChange>
          </w:tcPr>
          <w:p w:rsidR="00AE7AB2" w:rsidRDefault="00E10BB2">
            <w:pPr>
              <w:rPr>
                <w:ins w:id="502" w:author="梦" w:date="2026-07-13T18:08:00Z"/>
              </w:rPr>
            </w:pPr>
            <w:ins w:id="503" w:author="梦" w:date="2026-07-13T18:08:00Z">
              <w:r>
                <w:rPr>
                  <w:rFonts w:ascii="宋体" w:hAnsi="宋体"/>
                  <w:sz w:val="21"/>
                  <w:szCs w:val="21"/>
                </w:rPr>
                <w:t>指标</w:t>
              </w:r>
              <w:r>
                <w:rPr>
                  <w:sz w:val="21"/>
                  <w:szCs w:val="21"/>
                </w:rPr>
                <w:t xml:space="preserve">4.4 </w:t>
              </w:r>
              <w:r>
                <w:rPr>
                  <w:rFonts w:ascii="宋体" w:hAnsi="宋体"/>
                  <w:sz w:val="21"/>
                  <w:szCs w:val="21"/>
                </w:rPr>
                <w:t>产业技术分析决策工具（核心）</w:t>
              </w:r>
            </w:ins>
          </w:p>
        </w:tc>
        <w:tc>
          <w:tcPr>
            <w:tcW w:w="1667" w:type="pct"/>
            <w:tcPrChange w:id="504" w:author="梦" w:date="2026-07-13T18:08:00Z">
              <w:tcPr>
                <w:tcW w:w="2766" w:type="dxa"/>
              </w:tcPr>
            </w:tcPrChange>
          </w:tcPr>
          <w:p w:rsidR="00AE7AB2" w:rsidRDefault="00E10BB2">
            <w:pPr>
              <w:rPr>
                <w:ins w:id="505" w:author="梦" w:date="2026-07-13T18:08:00Z"/>
              </w:rPr>
            </w:pPr>
            <w:ins w:id="506" w:author="梦" w:date="2026-07-13T18:08:00Z">
              <w:r>
                <w:rPr>
                  <w:rFonts w:hint="eastAsia"/>
                </w:rPr>
                <w:t>测试项</w:t>
              </w:r>
              <w:r>
                <w:rPr>
                  <w:rFonts w:hint="eastAsia"/>
                </w:rPr>
                <w:t>4.6.</w:t>
              </w:r>
              <w:r>
                <w:t>3</w:t>
              </w:r>
              <w:r>
                <w:rPr>
                  <w:rFonts w:hint="eastAsia"/>
                </w:rPr>
                <w:t>.</w:t>
              </w:r>
              <w:r>
                <w:t>3</w:t>
              </w:r>
              <w:r>
                <w:rPr>
                  <w:rFonts w:hint="eastAsia"/>
                </w:rPr>
                <w:t>（</w:t>
              </w:r>
              <w:r>
                <w:rPr>
                  <w:rFonts w:hint="eastAsia"/>
                </w:rPr>
                <w:t>TP</w:t>
              </w:r>
              <w:r>
                <w:t>4.4</w:t>
              </w:r>
              <w:r>
                <w:rPr>
                  <w:rFonts w:hint="eastAsia"/>
                </w:rPr>
                <w:t>）</w:t>
              </w:r>
            </w:ins>
          </w:p>
        </w:tc>
      </w:tr>
    </w:tbl>
    <w:p w:rsidR="00AE7AB2" w:rsidRDefault="00AE7AB2">
      <w:pPr>
        <w:widowControl/>
        <w:jc w:val="left"/>
        <w:rPr>
          <w:ins w:id="507" w:author="沈永亮" w:date="2026-07-12T22:17:00Z"/>
          <w:rStyle w:val="af2"/>
          <w:rFonts w:ascii="sans-serif" w:eastAsia="sans-serif" w:hAnsi="sans-serif" w:cs="sans-serif"/>
          <w:color w:val="D4D4D4"/>
          <w:sz w:val="28"/>
          <w:szCs w:val="28"/>
          <w:lang w:bidi="ar"/>
        </w:rPr>
      </w:pPr>
    </w:p>
    <w:p w:rsidR="00AE7AB2" w:rsidRDefault="00AE7AB2">
      <w:pPr>
        <w:widowControl/>
        <w:jc w:val="left"/>
        <w:rPr>
          <w:ins w:id="508" w:author="沈永亮" w:date="2026-07-12T22:16:00Z"/>
          <w:rStyle w:val="af2"/>
          <w:rFonts w:ascii="sans-serif" w:eastAsia="sans-serif" w:hAnsi="sans-serif" w:cs="sans-serif"/>
          <w:color w:val="D4D4D4"/>
          <w:sz w:val="28"/>
          <w:szCs w:val="28"/>
          <w:lang w:bidi="ar"/>
        </w:rPr>
      </w:pPr>
    </w:p>
    <w:p w:rsidR="00AE7AB2" w:rsidRDefault="00E10BB2">
      <w:pPr>
        <w:widowControl/>
        <w:jc w:val="left"/>
        <w:rPr>
          <w:ins w:id="509" w:author="沈永亮" w:date="2026-07-12T22:16:00Z"/>
        </w:rPr>
      </w:pPr>
      <w:ins w:id="510" w:author="沈永亮" w:date="2026-07-12T22:16:00Z">
        <w:r>
          <w:rPr>
            <w:rFonts w:ascii="sans-serif" w:eastAsia="sans-serif" w:hAnsi="sans-serif" w:cs="sans-serif"/>
            <w:color w:val="D4D4D4"/>
            <w:sz w:val="28"/>
            <w:szCs w:val="28"/>
            <w:lang w:bidi="ar"/>
          </w:rPr>
          <w:t>每个测试项在"任务</w:t>
        </w:r>
        <w:proofErr w:type="gramStart"/>
        <w:r>
          <w:rPr>
            <w:rFonts w:ascii="sans-serif" w:eastAsia="sans-serif" w:hAnsi="sans-serif" w:cs="sans-serif"/>
            <w:color w:val="D4D4D4"/>
            <w:sz w:val="28"/>
            <w:szCs w:val="28"/>
            <w:lang w:bidi="ar"/>
          </w:rPr>
          <w:t>书指标</w:t>
        </w:r>
        <w:proofErr w:type="gramEnd"/>
        <w:r>
          <w:rPr>
            <w:rFonts w:ascii="sans-serif" w:eastAsia="sans-serif" w:hAnsi="sans-serif" w:cs="sans-serif"/>
            <w:color w:val="D4D4D4"/>
            <w:sz w:val="28"/>
            <w:szCs w:val="28"/>
            <w:lang w:bidi="ar"/>
          </w:rPr>
          <w:t>验证"之外，增设 </w:t>
        </w:r>
        <w:r>
          <w:rPr>
            <w:rStyle w:val="af2"/>
            <w:rFonts w:ascii="sans-serif" w:eastAsia="sans-serif" w:hAnsi="sans-serif" w:cs="sans-serif"/>
            <w:color w:val="D4D4D4"/>
            <w:sz w:val="28"/>
            <w:szCs w:val="28"/>
            <w:lang w:bidi="ar"/>
          </w:rPr>
          <w:t>1–3 项"必要性/包容性测试指标"</w:t>
        </w:r>
        <w:r>
          <w:rPr>
            <w:rFonts w:ascii="sans-serif" w:eastAsia="sans-serif" w:hAnsi="sans-serif" w:cs="sans-serif"/>
            <w:color w:val="D4D4D4"/>
            <w:sz w:val="28"/>
            <w:szCs w:val="28"/>
            <w:lang w:bidi="ar"/>
          </w:rPr>
          <w:t>，证明指标真实可用而非</w:t>
        </w:r>
        <w:proofErr w:type="gramStart"/>
        <w:r>
          <w:rPr>
            <w:rFonts w:ascii="sans-serif" w:eastAsia="sans-serif" w:hAnsi="sans-serif" w:cs="sans-serif"/>
            <w:color w:val="D4D4D4"/>
            <w:sz w:val="28"/>
            <w:szCs w:val="28"/>
            <w:lang w:bidi="ar"/>
          </w:rPr>
          <w:t>仅数量</w:t>
        </w:r>
        <w:proofErr w:type="gramEnd"/>
        <w:r>
          <w:rPr>
            <w:rFonts w:ascii="sans-serif" w:eastAsia="sans-serif" w:hAnsi="sans-serif" w:cs="sans-serif"/>
            <w:color w:val="D4D4D4"/>
            <w:sz w:val="28"/>
            <w:szCs w:val="28"/>
            <w:lang w:bidi="ar"/>
          </w:rPr>
          <w:t>达标。示例：</w:t>
        </w:r>
      </w:ins>
    </w:p>
    <w:p w:rsidR="00AE7AB2" w:rsidRDefault="00E10BB2">
      <w:pPr>
        <w:widowControl/>
        <w:numPr>
          <w:ilvl w:val="0"/>
          <w:numId w:val="1"/>
        </w:numPr>
        <w:spacing w:beforeAutospacing="1" w:afterAutospacing="1"/>
        <w:rPr>
          <w:ins w:id="511" w:author="沈永亮" w:date="2026-07-12T22:16:00Z"/>
        </w:rPr>
      </w:pPr>
      <w:ins w:id="512" w:author="沈永亮" w:date="2026-07-12T22:16:00Z">
        <w:r>
          <w:rPr>
            <w:rStyle w:val="af2"/>
            <w:rFonts w:ascii="sans-serif" w:eastAsia="sans-serif" w:hAnsi="sans-serif" w:cs="sans-serif"/>
            <w:color w:val="D4D4D4"/>
            <w:sz w:val="28"/>
            <w:szCs w:val="28"/>
          </w:rPr>
          <w:t>TP2.1 采集系统</w:t>
        </w:r>
        <w:r>
          <w:rPr>
            <w:rFonts w:ascii="sans-serif" w:eastAsia="sans-serif" w:hAnsi="sans-serif" w:cs="sans-serif"/>
            <w:color w:val="D4D4D4"/>
            <w:sz w:val="28"/>
            <w:szCs w:val="28"/>
          </w:rPr>
          <w:t>：采集流程可视化配置的</w:t>
        </w:r>
        <w:r>
          <w:rPr>
            <w:rStyle w:val="af2"/>
            <w:rFonts w:ascii="sans-serif" w:eastAsia="sans-serif" w:hAnsi="sans-serif" w:cs="sans-serif"/>
            <w:color w:val="D4D4D4"/>
            <w:sz w:val="28"/>
            <w:szCs w:val="28"/>
          </w:rPr>
          <w:t>配置项覆盖度</w:t>
        </w:r>
        <w:r>
          <w:rPr>
            <w:rFonts w:ascii="sans-serif" w:eastAsia="sans-serif" w:hAnsi="sans-serif" w:cs="sans-serif"/>
            <w:color w:val="D4D4D4"/>
            <w:sz w:val="28"/>
            <w:szCs w:val="28"/>
          </w:rPr>
          <w:t>、验证码识别</w:t>
        </w:r>
        <w:r>
          <w:rPr>
            <w:rStyle w:val="af2"/>
            <w:rFonts w:ascii="sans-serif" w:eastAsia="sans-serif" w:hAnsi="sans-serif" w:cs="sans-serif"/>
            <w:color w:val="D4D4D4"/>
            <w:sz w:val="28"/>
            <w:szCs w:val="28"/>
          </w:rPr>
          <w:t>准确率/识别耗时</w:t>
        </w:r>
        <w:r>
          <w:rPr>
            <w:rFonts w:ascii="sans-serif" w:eastAsia="sans-serif" w:hAnsi="sans-serif" w:cs="sans-serif"/>
            <w:color w:val="D4D4D4"/>
            <w:sz w:val="28"/>
            <w:szCs w:val="28"/>
          </w:rPr>
          <w:t>、网页类型识别</w:t>
        </w:r>
        <w:r>
          <w:rPr>
            <w:rStyle w:val="af2"/>
            <w:rFonts w:ascii="sans-serif" w:eastAsia="sans-serif" w:hAnsi="sans-serif" w:cs="sans-serif"/>
            <w:color w:val="D4D4D4"/>
            <w:sz w:val="28"/>
            <w:szCs w:val="28"/>
          </w:rPr>
          <w:t>准确率</w:t>
        </w:r>
        <w:r>
          <w:rPr>
            <w:rFonts w:ascii="sans-serif" w:eastAsia="sans-serif" w:hAnsi="sans-serif" w:cs="sans-serif"/>
            <w:color w:val="D4D4D4"/>
            <w:sz w:val="28"/>
            <w:szCs w:val="28"/>
          </w:rPr>
          <w:t>；异常URL/失效源的</w:t>
        </w:r>
        <w:r>
          <w:rPr>
            <w:rStyle w:val="af2"/>
            <w:rFonts w:ascii="sans-serif" w:eastAsia="sans-serif" w:hAnsi="sans-serif" w:cs="sans-serif"/>
            <w:color w:val="D4D4D4"/>
            <w:sz w:val="28"/>
            <w:szCs w:val="28"/>
          </w:rPr>
          <w:t>容错</w:t>
        </w:r>
        <w:r>
          <w:rPr>
            <w:rFonts w:ascii="sans-serif" w:eastAsia="sans-serif" w:hAnsi="sans-serif" w:cs="sans-serif"/>
            <w:color w:val="D4D4D4"/>
            <w:sz w:val="28"/>
            <w:szCs w:val="28"/>
          </w:rPr>
          <w:t>。 —— </w:t>
        </w:r>
        <w:r>
          <w:rPr>
            <w:rStyle w:val="af2"/>
            <w:rFonts w:ascii="sans-serif" w:eastAsia="sans-serif" w:hAnsi="sans-serif" w:cs="sans-serif"/>
            <w:color w:val="D4D4D4"/>
            <w:sz w:val="28"/>
            <w:szCs w:val="28"/>
          </w:rPr>
          <w:t>课题二</w:t>
        </w:r>
      </w:ins>
    </w:p>
    <w:p w:rsidR="00AE7AB2" w:rsidRDefault="00E10BB2">
      <w:pPr>
        <w:widowControl/>
        <w:numPr>
          <w:ilvl w:val="0"/>
          <w:numId w:val="1"/>
        </w:numPr>
        <w:spacing w:beforeAutospacing="1" w:afterAutospacing="1"/>
        <w:rPr>
          <w:ins w:id="513" w:author="沈永亮" w:date="2026-07-12T22:16:00Z"/>
        </w:rPr>
      </w:pPr>
      <w:ins w:id="514" w:author="沈永亮" w:date="2026-07-12T22:16:00Z">
        <w:r>
          <w:rPr>
            <w:rStyle w:val="af2"/>
            <w:rFonts w:ascii="sans-serif" w:eastAsia="sans-serif" w:hAnsi="sans-serif" w:cs="sans-serif"/>
            <w:color w:val="D4D4D4"/>
            <w:sz w:val="28"/>
            <w:szCs w:val="28"/>
          </w:rPr>
          <w:t>TP2.3 数据源1000个</w:t>
        </w:r>
        <w:r>
          <w:rPr>
            <w:rFonts w:ascii="sans-serif" w:eastAsia="sans-serif" w:hAnsi="sans-serif" w:cs="sans-serif"/>
            <w:color w:val="D4D4D4"/>
            <w:sz w:val="28"/>
            <w:szCs w:val="28"/>
          </w:rPr>
          <w:t>：数据源</w:t>
        </w:r>
        <w:r>
          <w:rPr>
            <w:rStyle w:val="af2"/>
            <w:rFonts w:ascii="sans-serif" w:eastAsia="sans-serif" w:hAnsi="sans-serif" w:cs="sans-serif"/>
            <w:color w:val="D4D4D4"/>
            <w:sz w:val="28"/>
            <w:szCs w:val="28"/>
          </w:rPr>
          <w:t>可用率/存活率</w:t>
        </w:r>
        <w:r>
          <w:rPr>
            <w:rFonts w:ascii="sans-serif" w:eastAsia="sans-serif" w:hAnsi="sans-serif" w:cs="sans-serif"/>
            <w:color w:val="D4D4D4"/>
            <w:sz w:val="28"/>
            <w:szCs w:val="28"/>
          </w:rPr>
          <w:t>（抽样连通性）、</w:t>
        </w:r>
        <w:r>
          <w:rPr>
            <w:rStyle w:val="af2"/>
            <w:rFonts w:ascii="sans-serif" w:eastAsia="sans-serif" w:hAnsi="sans-serif" w:cs="sans-serif"/>
            <w:color w:val="D4D4D4"/>
            <w:sz w:val="28"/>
            <w:szCs w:val="28"/>
          </w:rPr>
          <w:t>去重后有效源占比</w:t>
        </w:r>
        <w:r>
          <w:rPr>
            <w:rFonts w:ascii="sans-serif" w:eastAsia="sans-serif" w:hAnsi="sans-serif" w:cs="sans-serif"/>
            <w:color w:val="D4D4D4"/>
            <w:sz w:val="28"/>
            <w:szCs w:val="28"/>
          </w:rPr>
          <w:t>、来源类别</w:t>
        </w:r>
        <w:r>
          <w:rPr>
            <w:rStyle w:val="af2"/>
            <w:rFonts w:ascii="sans-serif" w:eastAsia="sans-serif" w:hAnsi="sans-serif" w:cs="sans-serif"/>
            <w:color w:val="D4D4D4"/>
            <w:sz w:val="28"/>
            <w:szCs w:val="28"/>
          </w:rPr>
          <w:t>分布合理性</w:t>
        </w:r>
        <w:r>
          <w:rPr>
            <w:rFonts w:ascii="sans-serif" w:eastAsia="sans-serif" w:hAnsi="sans-serif" w:cs="sans-serif"/>
            <w:color w:val="D4D4D4"/>
            <w:sz w:val="28"/>
            <w:szCs w:val="28"/>
          </w:rPr>
          <w:t>。 —— </w:t>
        </w:r>
        <w:r>
          <w:rPr>
            <w:rStyle w:val="af2"/>
            <w:rFonts w:ascii="sans-serif" w:eastAsia="sans-serif" w:hAnsi="sans-serif" w:cs="sans-serif"/>
            <w:color w:val="D4D4D4"/>
            <w:sz w:val="28"/>
            <w:szCs w:val="28"/>
          </w:rPr>
          <w:t>课题二</w:t>
        </w:r>
      </w:ins>
    </w:p>
    <w:p w:rsidR="00AE7AB2" w:rsidRDefault="00E10BB2">
      <w:pPr>
        <w:widowControl/>
        <w:numPr>
          <w:ilvl w:val="0"/>
          <w:numId w:val="1"/>
        </w:numPr>
        <w:spacing w:beforeAutospacing="1" w:afterAutospacing="1"/>
        <w:rPr>
          <w:ins w:id="515" w:author="沈永亮" w:date="2026-07-12T22:16:00Z"/>
        </w:rPr>
      </w:pPr>
      <w:ins w:id="516" w:author="沈永亮" w:date="2026-07-12T22:16:00Z">
        <w:r>
          <w:rPr>
            <w:rStyle w:val="af2"/>
            <w:rFonts w:ascii="sans-serif" w:eastAsia="sans-serif" w:hAnsi="sans-serif" w:cs="sans-serif"/>
            <w:color w:val="D4D4D4"/>
            <w:sz w:val="28"/>
            <w:szCs w:val="28"/>
          </w:rPr>
          <w:t>TP2.4 资源池5亿级</w:t>
        </w:r>
        <w:r>
          <w:rPr>
            <w:rFonts w:ascii="sans-serif" w:eastAsia="sans-serif" w:hAnsi="sans-serif" w:cs="sans-serif"/>
            <w:color w:val="D4D4D4"/>
            <w:sz w:val="28"/>
            <w:szCs w:val="28"/>
          </w:rPr>
          <w:t>：</w:t>
        </w:r>
        <w:r>
          <w:rPr>
            <w:rStyle w:val="af2"/>
            <w:rFonts w:ascii="sans-serif" w:eastAsia="sans-serif" w:hAnsi="sans-serif" w:cs="sans-serif"/>
            <w:color w:val="D4D4D4"/>
            <w:sz w:val="28"/>
            <w:szCs w:val="28"/>
          </w:rPr>
          <w:t>去重口径下</w:t>
        </w:r>
        <w:r>
          <w:rPr>
            <w:rFonts w:ascii="sans-serif" w:eastAsia="sans-serif" w:hAnsi="sans-serif" w:cs="sans-serif"/>
            <w:color w:val="D4D4D4"/>
            <w:sz w:val="28"/>
            <w:szCs w:val="28"/>
          </w:rPr>
          <w:t>的有效数据量、按类型/时间</w:t>
        </w:r>
        <w:r>
          <w:rPr>
            <w:rStyle w:val="af2"/>
            <w:rFonts w:ascii="sans-serif" w:eastAsia="sans-serif" w:hAnsi="sans-serif" w:cs="sans-serif"/>
            <w:color w:val="D4D4D4"/>
            <w:sz w:val="28"/>
            <w:szCs w:val="28"/>
          </w:rPr>
          <w:t>分布</w:t>
        </w:r>
        <w:r>
          <w:rPr>
            <w:rFonts w:ascii="sans-serif" w:eastAsia="sans-serif" w:hAnsi="sans-serif" w:cs="sans-serif"/>
            <w:color w:val="D4D4D4"/>
            <w:sz w:val="28"/>
            <w:szCs w:val="28"/>
          </w:rPr>
          <w:t>、重复率抽查。 —— </w:t>
        </w:r>
        <w:r>
          <w:rPr>
            <w:rStyle w:val="af2"/>
            <w:rFonts w:ascii="sans-serif" w:eastAsia="sans-serif" w:hAnsi="sans-serif" w:cs="sans-serif"/>
            <w:color w:val="D4D4D4"/>
            <w:sz w:val="28"/>
            <w:szCs w:val="28"/>
          </w:rPr>
          <w:t>课题二</w:t>
        </w:r>
      </w:ins>
    </w:p>
    <w:p w:rsidR="00AE7AB2" w:rsidRDefault="00E10BB2">
      <w:pPr>
        <w:widowControl/>
        <w:numPr>
          <w:ilvl w:val="0"/>
          <w:numId w:val="1"/>
        </w:numPr>
        <w:spacing w:beforeAutospacing="1" w:afterAutospacing="1"/>
        <w:rPr>
          <w:ins w:id="517" w:author="沈永亮" w:date="2026-07-12T22:16:00Z"/>
        </w:rPr>
      </w:pPr>
      <w:ins w:id="518" w:author="沈永亮" w:date="2026-07-12T22:16:00Z">
        <w:r>
          <w:rPr>
            <w:rStyle w:val="af2"/>
            <w:rFonts w:ascii="sans-serif" w:eastAsia="sans-serif" w:hAnsi="sans-serif" w:cs="sans-serif"/>
            <w:color w:val="D4D4D4"/>
            <w:sz w:val="28"/>
            <w:szCs w:val="28"/>
          </w:rPr>
          <w:t>TP2.5 抽取准确率</w:t>
        </w:r>
        <w:r>
          <w:rPr>
            <w:rFonts w:ascii="sans-serif" w:eastAsia="sans-serif" w:hAnsi="sans-serif" w:cs="sans-serif"/>
            <w:color w:val="D4D4D4"/>
            <w:sz w:val="28"/>
            <w:szCs w:val="28"/>
          </w:rPr>
          <w:t>：实体/关系/属性</w:t>
        </w:r>
        <w:r>
          <w:rPr>
            <w:rStyle w:val="af2"/>
            <w:rFonts w:ascii="sans-serif" w:eastAsia="sans-serif" w:hAnsi="sans-serif" w:cs="sans-serif"/>
            <w:color w:val="D4D4D4"/>
            <w:sz w:val="28"/>
            <w:szCs w:val="28"/>
          </w:rPr>
          <w:t>分项准确率</w:t>
        </w:r>
        <w:r>
          <w:rPr>
            <w:rFonts w:ascii="sans-serif" w:eastAsia="sans-serif" w:hAnsi="sans-serif" w:cs="sans-serif"/>
            <w:color w:val="D4D4D4"/>
            <w:sz w:val="28"/>
            <w:szCs w:val="28"/>
          </w:rPr>
          <w:t>、按数据类型</w:t>
        </w:r>
        <w:r>
          <w:rPr>
            <w:rStyle w:val="af2"/>
            <w:rFonts w:ascii="sans-serif" w:eastAsia="sans-serif" w:hAnsi="sans-serif" w:cs="sans-serif"/>
            <w:color w:val="D4D4D4"/>
            <w:sz w:val="28"/>
            <w:szCs w:val="28"/>
          </w:rPr>
          <w:t>分层准确率</w:t>
        </w:r>
        <w:r>
          <w:rPr>
            <w:rFonts w:ascii="sans-serif" w:eastAsia="sans-serif" w:hAnsi="sans-serif" w:cs="sans-serif"/>
            <w:color w:val="D4D4D4"/>
            <w:sz w:val="28"/>
            <w:szCs w:val="28"/>
          </w:rPr>
          <w:t>、召回率（如可行）。 —— </w:t>
        </w:r>
        <w:r>
          <w:rPr>
            <w:rStyle w:val="af2"/>
            <w:rFonts w:ascii="sans-serif" w:eastAsia="sans-serif" w:hAnsi="sans-serif" w:cs="sans-serif"/>
            <w:color w:val="D4D4D4"/>
            <w:sz w:val="28"/>
            <w:szCs w:val="28"/>
          </w:rPr>
          <w:t>课题二</w:t>
        </w:r>
      </w:ins>
    </w:p>
    <w:p w:rsidR="00AE7AB2" w:rsidRDefault="00E10BB2">
      <w:pPr>
        <w:widowControl/>
        <w:numPr>
          <w:ilvl w:val="0"/>
          <w:numId w:val="1"/>
        </w:numPr>
        <w:spacing w:beforeAutospacing="1" w:afterAutospacing="1"/>
        <w:rPr>
          <w:ins w:id="519" w:author="沈永亮" w:date="2026-07-12T22:16:00Z"/>
        </w:rPr>
      </w:pPr>
      <w:ins w:id="520" w:author="沈永亮" w:date="2026-07-12T22:16:00Z">
        <w:r>
          <w:rPr>
            <w:rStyle w:val="af2"/>
            <w:rFonts w:ascii="sans-serif" w:eastAsia="sans-serif" w:hAnsi="sans-serif" w:cs="sans-serif"/>
            <w:color w:val="D4D4D4"/>
            <w:sz w:val="28"/>
            <w:szCs w:val="28"/>
          </w:rPr>
          <w:t>TP3.3/3.5 大模型/智能体</w:t>
        </w:r>
        <w:r>
          <w:rPr>
            <w:rFonts w:ascii="sans-serif" w:eastAsia="sans-serif" w:hAnsi="sans-serif" w:cs="sans-serif"/>
            <w:color w:val="D4D4D4"/>
            <w:sz w:val="28"/>
            <w:szCs w:val="28"/>
          </w:rPr>
          <w:t>：产业问答</w:t>
        </w:r>
        <w:r>
          <w:rPr>
            <w:rStyle w:val="af2"/>
            <w:rFonts w:ascii="sans-serif" w:eastAsia="sans-serif" w:hAnsi="sans-serif" w:cs="sans-serif"/>
            <w:color w:val="D4D4D4"/>
            <w:sz w:val="28"/>
            <w:szCs w:val="28"/>
          </w:rPr>
          <w:t>相关性/事实性</w:t>
        </w:r>
        <w:r>
          <w:rPr>
            <w:rFonts w:ascii="sans-serif" w:eastAsia="sans-serif" w:hAnsi="sans-serif" w:cs="sans-serif"/>
            <w:color w:val="D4D4D4"/>
            <w:sz w:val="28"/>
            <w:szCs w:val="28"/>
          </w:rPr>
          <w:t>、</w:t>
        </w:r>
        <w:proofErr w:type="gramStart"/>
        <w:r>
          <w:rPr>
            <w:rFonts w:ascii="sans-serif" w:eastAsia="sans-serif" w:hAnsi="sans-serif" w:cs="sans-serif"/>
            <w:color w:val="D4D4D4"/>
            <w:sz w:val="28"/>
            <w:szCs w:val="28"/>
          </w:rPr>
          <w:t>拒答与幻觉</w:t>
        </w:r>
        <w:proofErr w:type="gramEnd"/>
        <w:r>
          <w:rPr>
            <w:rFonts w:ascii="sans-serif" w:eastAsia="sans-serif" w:hAnsi="sans-serif" w:cs="sans-serif"/>
            <w:color w:val="D4D4D4"/>
            <w:sz w:val="28"/>
            <w:szCs w:val="28"/>
          </w:rPr>
          <w:t>抽查、多轮</w:t>
        </w:r>
        <w:r>
          <w:rPr>
            <w:rStyle w:val="af2"/>
            <w:rFonts w:ascii="sans-serif" w:eastAsia="sans-serif" w:hAnsi="sans-serif" w:cs="sans-serif"/>
            <w:color w:val="D4D4D4"/>
            <w:sz w:val="28"/>
            <w:szCs w:val="28"/>
          </w:rPr>
          <w:t>上下文一致性</w:t>
        </w:r>
        <w:r>
          <w:rPr>
            <w:rFonts w:ascii="sans-serif" w:eastAsia="sans-serif" w:hAnsi="sans-serif" w:cs="sans-serif"/>
            <w:color w:val="D4D4D4"/>
            <w:sz w:val="28"/>
            <w:szCs w:val="28"/>
          </w:rPr>
          <w:t>。 —— </w:t>
        </w:r>
        <w:r>
          <w:rPr>
            <w:rStyle w:val="af2"/>
            <w:rFonts w:ascii="sans-serif" w:eastAsia="sans-serif" w:hAnsi="sans-serif" w:cs="sans-serif"/>
            <w:color w:val="D4D4D4"/>
            <w:sz w:val="28"/>
            <w:szCs w:val="28"/>
          </w:rPr>
          <w:t>课题三</w:t>
        </w:r>
      </w:ins>
    </w:p>
    <w:p w:rsidR="00AE7AB2" w:rsidRDefault="00E10BB2">
      <w:pPr>
        <w:widowControl/>
        <w:numPr>
          <w:ilvl w:val="0"/>
          <w:numId w:val="1"/>
        </w:numPr>
        <w:spacing w:beforeAutospacing="1" w:afterAutospacing="1"/>
        <w:rPr>
          <w:ins w:id="521" w:author="沈永亮" w:date="2026-07-12T22:16:00Z"/>
        </w:rPr>
      </w:pPr>
      <w:ins w:id="522" w:author="沈永亮" w:date="2026-07-12T22:16:00Z">
        <w:r>
          <w:rPr>
            <w:rStyle w:val="af2"/>
            <w:rFonts w:ascii="sans-serif" w:eastAsia="sans-serif" w:hAnsi="sans-serif" w:cs="sans-serif"/>
            <w:color w:val="D4D4D4"/>
            <w:sz w:val="28"/>
            <w:szCs w:val="28"/>
          </w:rPr>
          <w:t>TP3.4 检索增强</w:t>
        </w:r>
        <w:r>
          <w:rPr>
            <w:rFonts w:ascii="sans-serif" w:eastAsia="sans-serif" w:hAnsi="sans-serif" w:cs="sans-serif"/>
            <w:color w:val="D4D4D4"/>
            <w:sz w:val="28"/>
            <w:szCs w:val="28"/>
          </w:rPr>
          <w:t>：</w:t>
        </w:r>
        <w:r>
          <w:rPr>
            <w:rStyle w:val="af2"/>
            <w:rFonts w:ascii="sans-serif" w:eastAsia="sans-serif" w:hAnsi="sans-serif" w:cs="sans-serif"/>
            <w:color w:val="D4D4D4"/>
            <w:sz w:val="28"/>
            <w:szCs w:val="28"/>
          </w:rPr>
          <w:t>检索命中相关性</w:t>
        </w:r>
        <w:r>
          <w:rPr>
            <w:rFonts w:ascii="sans-serif" w:eastAsia="sans-serif" w:hAnsi="sans-serif" w:cs="sans-serif"/>
            <w:color w:val="D4D4D4"/>
            <w:sz w:val="28"/>
            <w:szCs w:val="28"/>
          </w:rPr>
          <w:t>、无关知识库</w:t>
        </w:r>
        <w:r>
          <w:rPr>
            <w:rStyle w:val="af2"/>
            <w:rFonts w:ascii="sans-serif" w:eastAsia="sans-serif" w:hAnsi="sans-serif" w:cs="sans-serif"/>
            <w:color w:val="D4D4D4"/>
            <w:sz w:val="28"/>
            <w:szCs w:val="28"/>
          </w:rPr>
          <w:t>误召回</w:t>
        </w:r>
        <w:r>
          <w:rPr>
            <w:rFonts w:ascii="sans-serif" w:eastAsia="sans-serif" w:hAnsi="sans-serif" w:cs="sans-serif"/>
            <w:color w:val="D4D4D4"/>
            <w:sz w:val="28"/>
            <w:szCs w:val="28"/>
          </w:rPr>
          <w:t>、空/边界问题处理。 —— </w:t>
        </w:r>
        <w:r>
          <w:rPr>
            <w:rStyle w:val="af2"/>
            <w:rFonts w:ascii="sans-serif" w:eastAsia="sans-serif" w:hAnsi="sans-serif" w:cs="sans-serif"/>
            <w:color w:val="D4D4D4"/>
            <w:sz w:val="28"/>
            <w:szCs w:val="28"/>
          </w:rPr>
          <w:t>课题三</w:t>
        </w:r>
      </w:ins>
    </w:p>
    <w:p w:rsidR="00AE7AB2" w:rsidRPr="00AE7AB2" w:rsidRDefault="00E10BB2">
      <w:pPr>
        <w:widowControl/>
        <w:numPr>
          <w:ilvl w:val="0"/>
          <w:numId w:val="1"/>
        </w:numPr>
        <w:spacing w:beforeAutospacing="1" w:afterAutospacing="1"/>
        <w:rPr>
          <w:ins w:id="523" w:author="沈永亮" w:date="2026-07-12T22:16:00Z"/>
          <w:highlight w:val="yellow"/>
          <w:rPrChange w:id="524" w:author="伟 李" w:date="2026-07-13T14:22:00Z">
            <w:rPr>
              <w:ins w:id="525" w:author="沈永亮" w:date="2026-07-12T22:16:00Z"/>
            </w:rPr>
          </w:rPrChange>
        </w:rPr>
      </w:pPr>
      <w:ins w:id="526" w:author="沈永亮" w:date="2026-07-12T22:16:00Z">
        <w:r>
          <w:rPr>
            <w:rStyle w:val="af2"/>
            <w:rFonts w:ascii="sans-serif" w:eastAsia="sans-serif" w:hAnsi="sans-serif" w:cs="sans-serif"/>
            <w:color w:val="D4D4D4"/>
            <w:sz w:val="28"/>
            <w:szCs w:val="28"/>
            <w:highlight w:val="yellow"/>
            <w:rPrChange w:id="527" w:author="伟 李" w:date="2026-07-13T14:22:00Z">
              <w:rPr>
                <w:rStyle w:val="af2"/>
                <w:rFonts w:ascii="sans-serif" w:eastAsia="sans-serif" w:hAnsi="sans-serif" w:cs="sans-serif"/>
                <w:color w:val="D4D4D4"/>
                <w:sz w:val="28"/>
                <w:szCs w:val="28"/>
              </w:rPr>
            </w:rPrChange>
          </w:rPr>
          <w:t>TP4.x 工具集</w:t>
        </w:r>
        <w:r>
          <w:rPr>
            <w:rFonts w:ascii="sans-serif" w:eastAsia="sans-serif" w:hAnsi="sans-serif" w:cs="sans-serif"/>
            <w:color w:val="D4D4D4"/>
            <w:sz w:val="28"/>
            <w:szCs w:val="28"/>
            <w:highlight w:val="yellow"/>
            <w:rPrChange w:id="528" w:author="伟 李" w:date="2026-07-13T14:22:00Z">
              <w:rPr>
                <w:rFonts w:ascii="sans-serif" w:eastAsia="sans-serif" w:hAnsi="sans-serif" w:cs="sans-serif"/>
                <w:color w:val="D4D4D4"/>
                <w:sz w:val="28"/>
                <w:szCs w:val="28"/>
              </w:rPr>
            </w:rPrChange>
          </w:rPr>
          <w:t>：</w:t>
        </w:r>
        <w:proofErr w:type="gramStart"/>
        <w:r>
          <w:rPr>
            <w:rFonts w:ascii="sans-serif" w:eastAsia="sans-serif" w:hAnsi="sans-serif" w:cs="sans-serif"/>
            <w:color w:val="D4D4D4"/>
            <w:sz w:val="28"/>
            <w:szCs w:val="28"/>
            <w:highlight w:val="yellow"/>
            <w:rPrChange w:id="529" w:author="伟 李" w:date="2026-07-13T14:22:00Z">
              <w:rPr>
                <w:rFonts w:ascii="sans-serif" w:eastAsia="sans-serif" w:hAnsi="sans-serif" w:cs="sans-serif"/>
                <w:color w:val="D4D4D4"/>
                <w:sz w:val="28"/>
                <w:szCs w:val="28"/>
              </w:rPr>
            </w:rPrChange>
          </w:rPr>
          <w:t>各工具</w:t>
        </w:r>
        <w:proofErr w:type="gramEnd"/>
        <w:r>
          <w:rPr>
            <w:rStyle w:val="af2"/>
            <w:rFonts w:ascii="sans-serif" w:eastAsia="sans-serif" w:hAnsi="sans-serif" w:cs="sans-serif"/>
            <w:color w:val="D4D4D4"/>
            <w:sz w:val="28"/>
            <w:szCs w:val="28"/>
            <w:highlight w:val="yellow"/>
            <w:rPrChange w:id="530" w:author="伟 李" w:date="2026-07-13T14:22:00Z">
              <w:rPr>
                <w:rStyle w:val="af2"/>
                <w:rFonts w:ascii="sans-serif" w:eastAsia="sans-serif" w:hAnsi="sans-serif" w:cs="sans-serif"/>
                <w:color w:val="D4D4D4"/>
                <w:sz w:val="28"/>
                <w:szCs w:val="28"/>
              </w:rPr>
            </w:rPrChange>
          </w:rPr>
          <w:t>输入边界与异常输入</w:t>
        </w:r>
        <w:r>
          <w:rPr>
            <w:rFonts w:ascii="sans-serif" w:eastAsia="sans-serif" w:hAnsi="sans-serif" w:cs="sans-serif"/>
            <w:color w:val="D4D4D4"/>
            <w:sz w:val="28"/>
            <w:szCs w:val="28"/>
            <w:highlight w:val="yellow"/>
            <w:rPrChange w:id="531" w:author="伟 李" w:date="2026-07-13T14:22:00Z">
              <w:rPr>
                <w:rFonts w:ascii="sans-serif" w:eastAsia="sans-serif" w:hAnsi="sans-serif" w:cs="sans-serif"/>
                <w:color w:val="D4D4D4"/>
                <w:sz w:val="28"/>
                <w:szCs w:val="28"/>
              </w:rPr>
            </w:rPrChange>
          </w:rPr>
          <w:t>的鲁棒性、结果</w:t>
        </w:r>
        <w:r>
          <w:rPr>
            <w:rStyle w:val="af2"/>
            <w:rFonts w:ascii="sans-serif" w:eastAsia="sans-serif" w:hAnsi="sans-serif" w:cs="sans-serif"/>
            <w:color w:val="D4D4D4"/>
            <w:sz w:val="28"/>
            <w:szCs w:val="28"/>
            <w:highlight w:val="yellow"/>
            <w:rPrChange w:id="532" w:author="伟 李" w:date="2026-07-13T14:22:00Z">
              <w:rPr>
                <w:rStyle w:val="af2"/>
                <w:rFonts w:ascii="sans-serif" w:eastAsia="sans-serif" w:hAnsi="sans-serif" w:cs="sans-serif"/>
                <w:color w:val="D4D4D4"/>
                <w:sz w:val="28"/>
                <w:szCs w:val="28"/>
              </w:rPr>
            </w:rPrChange>
          </w:rPr>
          <w:t>可复现性</w:t>
        </w:r>
        <w:r>
          <w:rPr>
            <w:rFonts w:ascii="sans-serif" w:eastAsia="sans-serif" w:hAnsi="sans-serif" w:cs="sans-serif"/>
            <w:color w:val="D4D4D4"/>
            <w:sz w:val="28"/>
            <w:szCs w:val="28"/>
            <w:highlight w:val="yellow"/>
            <w:rPrChange w:id="533" w:author="伟 李" w:date="2026-07-13T14:22:00Z">
              <w:rPr>
                <w:rFonts w:ascii="sans-serif" w:eastAsia="sans-serif" w:hAnsi="sans-serif" w:cs="sans-serif"/>
                <w:color w:val="D4D4D4"/>
                <w:sz w:val="28"/>
                <w:szCs w:val="28"/>
              </w:rPr>
            </w:rPrChange>
          </w:rPr>
          <w:t>。 —— </w:t>
        </w:r>
        <w:r>
          <w:rPr>
            <w:rStyle w:val="af2"/>
            <w:rFonts w:ascii="sans-serif" w:eastAsia="sans-serif" w:hAnsi="sans-serif" w:cs="sans-serif"/>
            <w:color w:val="D4D4D4"/>
            <w:sz w:val="28"/>
            <w:szCs w:val="28"/>
            <w:highlight w:val="yellow"/>
            <w:rPrChange w:id="534" w:author="伟 李" w:date="2026-07-13T14:22:00Z">
              <w:rPr>
                <w:rStyle w:val="af2"/>
                <w:rFonts w:ascii="sans-serif" w:eastAsia="sans-serif" w:hAnsi="sans-serif" w:cs="sans-serif"/>
                <w:color w:val="D4D4D4"/>
                <w:sz w:val="28"/>
                <w:szCs w:val="28"/>
              </w:rPr>
            </w:rPrChange>
          </w:rPr>
          <w:t>课题四</w:t>
        </w:r>
      </w:ins>
    </w:p>
    <w:p w:rsidR="00AE7AB2" w:rsidRDefault="00E10BB2">
      <w:pPr>
        <w:widowControl/>
        <w:numPr>
          <w:ilvl w:val="0"/>
          <w:numId w:val="1"/>
        </w:numPr>
        <w:spacing w:beforeAutospacing="1" w:afterAutospacing="1"/>
        <w:rPr>
          <w:ins w:id="535" w:author="沈永亮" w:date="2026-07-12T22:16:00Z"/>
        </w:rPr>
      </w:pPr>
      <w:ins w:id="536" w:author="沈永亮" w:date="2026-07-12T22:16:00Z">
        <w:r>
          <w:rPr>
            <w:rStyle w:val="af2"/>
            <w:rFonts w:ascii="sans-serif" w:eastAsia="sans-serif" w:hAnsi="sans-serif" w:cs="sans-serif"/>
            <w:color w:val="D4D4D4"/>
            <w:sz w:val="28"/>
            <w:szCs w:val="28"/>
          </w:rPr>
          <w:t>TP5.1/5.2 平台</w:t>
        </w:r>
        <w:r>
          <w:rPr>
            <w:rFonts w:ascii="sans-serif" w:eastAsia="sans-serif" w:hAnsi="sans-serif" w:cs="sans-serif"/>
            <w:color w:val="D4D4D4"/>
            <w:sz w:val="28"/>
            <w:szCs w:val="28"/>
          </w:rPr>
          <w:t>：跨模块</w:t>
        </w:r>
        <w:r>
          <w:rPr>
            <w:rStyle w:val="af2"/>
            <w:rFonts w:ascii="sans-serif" w:eastAsia="sans-serif" w:hAnsi="sans-serif" w:cs="sans-serif"/>
            <w:color w:val="D4D4D4"/>
            <w:sz w:val="28"/>
            <w:szCs w:val="28"/>
          </w:rPr>
          <w:t>端到</w:t>
        </w:r>
        <w:proofErr w:type="gramStart"/>
        <w:r>
          <w:rPr>
            <w:rStyle w:val="af2"/>
            <w:rFonts w:ascii="sans-serif" w:eastAsia="sans-serif" w:hAnsi="sans-serif" w:cs="sans-serif"/>
            <w:color w:val="D4D4D4"/>
            <w:sz w:val="28"/>
            <w:szCs w:val="28"/>
          </w:rPr>
          <w:t>端业务</w:t>
        </w:r>
        <w:proofErr w:type="gramEnd"/>
        <w:r>
          <w:rPr>
            <w:rStyle w:val="af2"/>
            <w:rFonts w:ascii="sans-serif" w:eastAsia="sans-serif" w:hAnsi="sans-serif" w:cs="sans-serif"/>
            <w:color w:val="D4D4D4"/>
            <w:sz w:val="28"/>
            <w:szCs w:val="28"/>
          </w:rPr>
          <w:t>贯通</w:t>
        </w:r>
        <w:r>
          <w:rPr>
            <w:rFonts w:ascii="sans-serif" w:eastAsia="sans-serif" w:hAnsi="sans-serif" w:cs="sans-serif"/>
            <w:color w:val="D4D4D4"/>
            <w:sz w:val="28"/>
            <w:szCs w:val="28"/>
          </w:rPr>
          <w:t>、异常数据/</w:t>
        </w:r>
        <w:proofErr w:type="gramStart"/>
        <w:r>
          <w:rPr>
            <w:rFonts w:ascii="sans-serif" w:eastAsia="sans-serif" w:hAnsi="sans-serif" w:cs="sans-serif"/>
            <w:color w:val="D4D4D4"/>
            <w:sz w:val="28"/>
            <w:szCs w:val="28"/>
          </w:rPr>
          <w:t>空数据下</w:t>
        </w:r>
        <w:proofErr w:type="gramEnd"/>
        <w:r>
          <w:rPr>
            <w:rFonts w:ascii="sans-serif" w:eastAsia="sans-serif" w:hAnsi="sans-serif" w:cs="sans-serif"/>
            <w:color w:val="D4D4D4"/>
            <w:sz w:val="28"/>
            <w:szCs w:val="28"/>
          </w:rPr>
          <w:t>的</w:t>
        </w:r>
        <w:r>
          <w:rPr>
            <w:rStyle w:val="af2"/>
            <w:rFonts w:ascii="sans-serif" w:eastAsia="sans-serif" w:hAnsi="sans-serif" w:cs="sans-serif"/>
            <w:color w:val="D4D4D4"/>
            <w:sz w:val="28"/>
            <w:szCs w:val="28"/>
          </w:rPr>
          <w:t>健壮性</w:t>
        </w:r>
        <w:r>
          <w:rPr>
            <w:rFonts w:ascii="sans-serif" w:eastAsia="sans-serif" w:hAnsi="sans-serif" w:cs="sans-serif"/>
            <w:color w:val="D4D4D4"/>
            <w:sz w:val="28"/>
            <w:szCs w:val="28"/>
          </w:rPr>
          <w:t>、16条产业链</w:t>
        </w:r>
        <w:r>
          <w:rPr>
            <w:rStyle w:val="af2"/>
            <w:rFonts w:ascii="sans-serif" w:eastAsia="sans-serif" w:hAnsi="sans-serif" w:cs="sans-serif"/>
            <w:color w:val="D4D4D4"/>
            <w:sz w:val="28"/>
            <w:szCs w:val="28"/>
          </w:rPr>
          <w:t>数据完整性</w:t>
        </w:r>
        <w:r>
          <w:rPr>
            <w:rFonts w:ascii="sans-serif" w:eastAsia="sans-serif" w:hAnsi="sans-serif" w:cs="sans-serif"/>
            <w:color w:val="D4D4D4"/>
            <w:sz w:val="28"/>
            <w:szCs w:val="28"/>
          </w:rPr>
          <w:t>抽查。 —— </w:t>
        </w:r>
        <w:r>
          <w:rPr>
            <w:rStyle w:val="af2"/>
            <w:rFonts w:ascii="sans-serif" w:eastAsia="sans-serif" w:hAnsi="sans-serif" w:cs="sans-serif"/>
            <w:color w:val="D4D4D4"/>
            <w:sz w:val="28"/>
            <w:szCs w:val="28"/>
          </w:rPr>
          <w:t>课题五</w:t>
        </w:r>
      </w:ins>
    </w:p>
    <w:p w:rsidR="00AE7AB2" w:rsidRDefault="00AE7AB2">
      <w:pPr>
        <w:rPr>
          <w:ins w:id="537" w:author="沈永亮" w:date="2026-07-12T22:16:00Z"/>
        </w:rPr>
      </w:pPr>
    </w:p>
    <w:p w:rsidR="00AE7AB2" w:rsidRDefault="00AE7AB2">
      <w:pPr>
        <w:rPr>
          <w:ins w:id="538" w:author="沈永亮" w:date="2026-07-12T22:15:00Z"/>
        </w:rPr>
      </w:pPr>
    </w:p>
    <w:p w:rsidR="00AE7AB2" w:rsidRDefault="00E10BB2">
      <w:pPr>
        <w:pStyle w:val="2"/>
        <w:rPr>
          <w:rFonts w:asciiTheme="minorEastAsia" w:eastAsiaTheme="minorEastAsia" w:hAnsiTheme="minorEastAsia"/>
        </w:rPr>
      </w:pPr>
      <w:r>
        <w:rPr>
          <w:rFonts w:asciiTheme="minorEastAsia" w:eastAsiaTheme="minorEastAsia" w:hAnsiTheme="minorEastAsia"/>
        </w:rPr>
        <w:t>4.6 测试项及测试方法</w:t>
      </w:r>
      <w:bookmarkEnd w:id="395"/>
    </w:p>
    <w:p w:rsidR="00AE7AB2" w:rsidRDefault="00E10BB2">
      <w:pPr>
        <w:spacing w:after="60" w:line="320" w:lineRule="auto"/>
        <w:ind w:firstLine="480"/>
      </w:pPr>
      <w:r>
        <w:t>本节按被测系统对测试项及测试方法进行说明。测试项标识规则为</w:t>
      </w:r>
      <w:proofErr w:type="gramStart"/>
      <w:r>
        <w:rPr>
          <w:rFonts w:hint="eastAsia"/>
        </w:rPr>
        <w:t>“</w:t>
      </w:r>
      <w:proofErr w:type="gramEnd"/>
      <w:r>
        <w:t>2024YFB3312900-TP+</w:t>
      </w:r>
      <w:r>
        <w:t>指标编号</w:t>
      </w:r>
      <w:r>
        <w:rPr>
          <w:rFonts w:hint="eastAsia"/>
        </w:rPr>
        <w:t>“</w:t>
      </w:r>
      <w:r>
        <w:t>，与任务书中期考核指标一一对应。</w:t>
      </w:r>
    </w:p>
    <w:p w:rsidR="00AE7AB2" w:rsidRDefault="00E10BB2">
      <w:pPr>
        <w:pStyle w:val="3"/>
        <w:rPr>
          <w:rFonts w:asciiTheme="minorEastAsia" w:eastAsiaTheme="minorEastAsia" w:hAnsiTheme="minorEastAsia"/>
        </w:rPr>
      </w:pPr>
      <w:bookmarkStart w:id="539" w:name="_Toc148382504"/>
      <w:r>
        <w:rPr>
          <w:rFonts w:asciiTheme="minorEastAsia" w:eastAsiaTheme="minorEastAsia" w:hAnsiTheme="minorEastAsia"/>
        </w:rPr>
        <w:t>4.6.1 产业大数据采集融通与图谱构建系统（课题二）</w:t>
      </w:r>
      <w:bookmarkEnd w:id="539"/>
    </w:p>
    <w:p w:rsidR="00AE7AB2" w:rsidRDefault="00E10BB2">
      <w:pPr>
        <w:pStyle w:val="4"/>
        <w:rPr>
          <w:ins w:id="540" w:author="沈永亮" w:date="2026-07-12T22:27:00Z"/>
          <w:rFonts w:asciiTheme="minorEastAsia" w:eastAsiaTheme="minorEastAsia" w:hAnsiTheme="minorEastAsia"/>
        </w:rPr>
      </w:pPr>
      <w:r>
        <w:rPr>
          <w:rFonts w:asciiTheme="minorEastAsia" w:eastAsiaTheme="minorEastAsia" w:hAnsiTheme="minorEastAsia"/>
        </w:rPr>
        <w:t>4.6.1.1 开源产业信息采集系统研制（指标2.1）</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1"/>
        <w:gridCol w:w="1309"/>
        <w:gridCol w:w="3170"/>
      </w:tblGrid>
      <w:tr w:rsidR="00AE7AB2">
        <w:trPr>
          <w:ins w:id="541" w:author="沈永亮" w:date="2026-07-12T22:27: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42" w:author="沈永亮" w:date="2026-07-12T22:27:00Z"/>
              </w:rPr>
            </w:pPr>
            <w:ins w:id="543" w:author="沈永亮" w:date="2026-07-12T22:27:00Z">
              <w:r>
                <w:rPr>
                  <w:b/>
                  <w:bCs/>
                  <w:sz w:val="21"/>
                  <w:szCs w:val="21"/>
                </w:rPr>
                <w:t>测试项名称</w:t>
              </w:r>
            </w:ins>
          </w:p>
        </w:tc>
        <w:tc>
          <w:tcPr>
            <w:tcW w:w="2781" w:type="dxa"/>
            <w:tcMar>
              <w:top w:w="60" w:type="dxa"/>
              <w:left w:w="100" w:type="dxa"/>
              <w:bottom w:w="60" w:type="dxa"/>
              <w:right w:w="100" w:type="dxa"/>
            </w:tcMar>
            <w:vAlign w:val="center"/>
          </w:tcPr>
          <w:p w:rsidR="00AE7AB2" w:rsidRDefault="00E10BB2">
            <w:pPr>
              <w:spacing w:after="20" w:line="280" w:lineRule="auto"/>
              <w:jc w:val="center"/>
              <w:rPr>
                <w:ins w:id="544" w:author="沈永亮" w:date="2026-07-12T22:27:00Z"/>
              </w:rPr>
            </w:pPr>
            <w:ins w:id="545" w:author="沈永亮" w:date="2026-07-12T22:27:00Z">
              <w:r>
                <w:rPr>
                  <w:sz w:val="21"/>
                  <w:szCs w:val="21"/>
                </w:rPr>
                <w:t>开源产业信息采集系统研制</w:t>
              </w:r>
            </w:ins>
          </w:p>
        </w:tc>
        <w:tc>
          <w:tcPr>
            <w:tcW w:w="1309"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46" w:author="沈永亮" w:date="2026-07-12T22:27:00Z"/>
              </w:rPr>
            </w:pPr>
            <w:ins w:id="547" w:author="沈永亮" w:date="2026-07-12T22:27:00Z">
              <w:r>
                <w:rPr>
                  <w:b/>
                  <w:bCs/>
                  <w:sz w:val="21"/>
                  <w:szCs w:val="21"/>
                </w:rPr>
                <w:t>测试项标识</w:t>
              </w:r>
            </w:ins>
          </w:p>
        </w:tc>
        <w:tc>
          <w:tcPr>
            <w:tcW w:w="3170" w:type="dxa"/>
            <w:tcMar>
              <w:top w:w="60" w:type="dxa"/>
              <w:left w:w="100" w:type="dxa"/>
              <w:bottom w:w="60" w:type="dxa"/>
              <w:right w:w="100" w:type="dxa"/>
            </w:tcMar>
            <w:vAlign w:val="center"/>
          </w:tcPr>
          <w:p w:rsidR="00AE7AB2" w:rsidRDefault="00E10BB2">
            <w:pPr>
              <w:spacing w:after="20" w:line="280" w:lineRule="auto"/>
              <w:jc w:val="center"/>
              <w:rPr>
                <w:ins w:id="548" w:author="沈永亮" w:date="2026-07-12T22:27:00Z"/>
              </w:rPr>
            </w:pPr>
            <w:ins w:id="549" w:author="沈永亮" w:date="2026-07-12T22:27:00Z">
              <w:r>
                <w:rPr>
                  <w:sz w:val="21"/>
                  <w:szCs w:val="21"/>
                </w:rPr>
                <w:t>2024YFB3312900-TP2.1</w:t>
              </w:r>
            </w:ins>
          </w:p>
        </w:tc>
      </w:tr>
      <w:tr w:rsidR="00AE7AB2">
        <w:trPr>
          <w:ins w:id="550" w:author="沈永亮" w:date="2026-07-12T22:27: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51" w:author="沈永亮" w:date="2026-07-12T22:27:00Z"/>
              </w:rPr>
            </w:pPr>
            <w:ins w:id="552" w:author="沈永亮" w:date="2026-07-12T22:27:00Z">
              <w:r>
                <w:rPr>
                  <w:b/>
                  <w:bCs/>
                  <w:sz w:val="21"/>
                  <w:szCs w:val="21"/>
                </w:rPr>
                <w:t>测试项描述</w:t>
              </w:r>
            </w:ins>
          </w:p>
        </w:tc>
        <w:tc>
          <w:tcPr>
            <w:tcW w:w="7260" w:type="dxa"/>
            <w:gridSpan w:val="3"/>
            <w:tcMar>
              <w:top w:w="60" w:type="dxa"/>
              <w:left w:w="100" w:type="dxa"/>
              <w:bottom w:w="60" w:type="dxa"/>
              <w:right w:w="100" w:type="dxa"/>
            </w:tcMar>
            <w:vAlign w:val="center"/>
          </w:tcPr>
          <w:p w:rsidR="00AE7AB2" w:rsidRDefault="00E10BB2">
            <w:pPr>
              <w:spacing w:after="20" w:line="280" w:lineRule="auto"/>
              <w:rPr>
                <w:ins w:id="553" w:author="沈永亮" w:date="2026-07-12T22:27:00Z"/>
              </w:rPr>
            </w:pPr>
            <w:ins w:id="554" w:author="沈永亮" w:date="2026-07-12T22:27:00Z">
              <w:r>
                <w:rPr>
                  <w:sz w:val="21"/>
                  <w:szCs w:val="21"/>
                </w:rPr>
                <w:t>验证指标</w:t>
              </w:r>
              <w:r>
                <w:rPr>
                  <w:sz w:val="21"/>
                  <w:szCs w:val="21"/>
                </w:rPr>
                <w:t>2.1</w:t>
              </w:r>
              <w:r>
                <w:rPr>
                  <w:rFonts w:hint="eastAsia"/>
                  <w:sz w:val="21"/>
                  <w:szCs w:val="21"/>
                </w:rPr>
                <w:t>“</w:t>
              </w:r>
              <w:r>
                <w:rPr>
                  <w:sz w:val="21"/>
                  <w:szCs w:val="21"/>
                </w:rPr>
                <w:t>结合非侵入式智能数采技术的产业信息采集系统新增功能：采集流程可视化配置，验证码自动识别，网页识别算法配置</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p>
        </w:tc>
      </w:tr>
    </w:tbl>
    <w:p w:rsidR="00AE7AB2" w:rsidRDefault="00AE7AB2">
      <w:pPr>
        <w:rPr>
          <w:ins w:id="555" w:author="沈永亮" w:date="2026-07-12T22:27:00Z"/>
          <w:rFonts w:asciiTheme="minorEastAsia" w:eastAsiaTheme="minorEastAsia" w:hAnsiTheme="minorEastAsia"/>
        </w:rPr>
      </w:pPr>
    </w:p>
    <w:p w:rsidR="00AE7AB2" w:rsidRDefault="00AE7AB2">
      <w:pPr>
        <w:rPr>
          <w:ins w:id="556" w:author="沈永亮" w:date="2026-07-12T22:27:00Z"/>
          <w:rFonts w:asciiTheme="minorEastAsia" w:eastAsiaTheme="minorEastAsia" w:hAnsiTheme="minorEastAsia"/>
        </w:rPr>
      </w:pPr>
    </w:p>
    <w:p w:rsidR="00AE7AB2" w:rsidRDefault="00E10BB2">
      <w:pPr>
        <w:rPr>
          <w:rFonts w:asciiTheme="minorEastAsia" w:eastAsiaTheme="minorEastAsia" w:hAnsiTheme="minorEastAsia"/>
        </w:rPr>
      </w:pPr>
      <w:ins w:id="557" w:author="沈永亮" w:date="2026-07-12T22:28:00Z">
        <w:r>
          <w:rPr>
            <w:rFonts w:asciiTheme="minorEastAsia" w:eastAsiaTheme="minorEastAsia" w:hAnsiTheme="minorEastAsia" w:hint="eastAsia"/>
          </w:rPr>
          <w:t>测试用例设计：</w:t>
        </w:r>
      </w:ins>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1"/>
        <w:gridCol w:w="1309"/>
        <w:gridCol w:w="3170"/>
        <w:tblGridChange w:id="558">
          <w:tblGrid>
            <w:gridCol w:w="90"/>
            <w:gridCol w:w="1660"/>
            <w:gridCol w:w="90"/>
            <w:gridCol w:w="2691"/>
            <w:gridCol w:w="1309"/>
            <w:gridCol w:w="3170"/>
            <w:gridCol w:w="90"/>
          </w:tblGrid>
        </w:tblGridChange>
      </w:tblGrid>
      <w:tr w:rsidR="00AE7AB2">
        <w:trPr>
          <w:del w:id="559" w:author="沈永亮" w:date="2026-07-12T22:27: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del w:id="560" w:author="沈永亮" w:date="2026-07-12T22:27:00Z"/>
              </w:rPr>
            </w:pPr>
            <w:del w:id="561" w:author="沈永亮" w:date="2026-07-12T22:27:00Z">
              <w:r>
                <w:rPr>
                  <w:b/>
                  <w:bCs/>
                  <w:sz w:val="21"/>
                  <w:szCs w:val="21"/>
                </w:rPr>
                <w:delText>测试项名称</w:delText>
              </w:r>
            </w:del>
          </w:p>
        </w:tc>
        <w:tc>
          <w:tcPr>
            <w:tcW w:w="2781" w:type="dxa"/>
            <w:tcMar>
              <w:top w:w="60" w:type="dxa"/>
              <w:left w:w="100" w:type="dxa"/>
              <w:bottom w:w="60" w:type="dxa"/>
              <w:right w:w="100" w:type="dxa"/>
            </w:tcMar>
            <w:vAlign w:val="center"/>
          </w:tcPr>
          <w:p w:rsidR="00AE7AB2" w:rsidRDefault="00E10BB2">
            <w:pPr>
              <w:spacing w:after="20" w:line="280" w:lineRule="auto"/>
              <w:jc w:val="center"/>
              <w:rPr>
                <w:del w:id="562" w:author="沈永亮" w:date="2026-07-12T22:27:00Z"/>
              </w:rPr>
            </w:pPr>
            <w:del w:id="563" w:author="沈永亮" w:date="2026-07-12T22:27:00Z">
              <w:r>
                <w:rPr>
                  <w:sz w:val="21"/>
                  <w:szCs w:val="21"/>
                </w:rPr>
                <w:delText>开源产业信息采集系统研制</w:delText>
              </w:r>
            </w:del>
          </w:p>
        </w:tc>
        <w:tc>
          <w:tcPr>
            <w:tcW w:w="1309" w:type="dxa"/>
            <w:shd w:val="clear" w:color="auto" w:fill="D9D9D9"/>
            <w:tcMar>
              <w:top w:w="60" w:type="dxa"/>
              <w:left w:w="100" w:type="dxa"/>
              <w:bottom w:w="60" w:type="dxa"/>
              <w:right w:w="100" w:type="dxa"/>
            </w:tcMar>
            <w:vAlign w:val="center"/>
          </w:tcPr>
          <w:p w:rsidR="00AE7AB2" w:rsidRDefault="00E10BB2">
            <w:pPr>
              <w:spacing w:after="20" w:line="280" w:lineRule="auto"/>
              <w:jc w:val="center"/>
              <w:rPr>
                <w:del w:id="564" w:author="沈永亮" w:date="2026-07-12T22:27:00Z"/>
              </w:rPr>
            </w:pPr>
            <w:del w:id="565" w:author="沈永亮" w:date="2026-07-12T22:27:00Z">
              <w:r>
                <w:rPr>
                  <w:b/>
                  <w:bCs/>
                  <w:sz w:val="21"/>
                  <w:szCs w:val="21"/>
                </w:rPr>
                <w:delText>测试项标识</w:delText>
              </w:r>
            </w:del>
          </w:p>
        </w:tc>
        <w:tc>
          <w:tcPr>
            <w:tcW w:w="3170" w:type="dxa"/>
            <w:tcMar>
              <w:top w:w="60" w:type="dxa"/>
              <w:left w:w="100" w:type="dxa"/>
              <w:bottom w:w="60" w:type="dxa"/>
              <w:right w:w="100" w:type="dxa"/>
            </w:tcMar>
            <w:vAlign w:val="center"/>
          </w:tcPr>
          <w:p w:rsidR="00AE7AB2" w:rsidRDefault="00E10BB2">
            <w:pPr>
              <w:spacing w:after="20" w:line="280" w:lineRule="auto"/>
              <w:jc w:val="center"/>
              <w:rPr>
                <w:del w:id="566" w:author="沈永亮" w:date="2026-07-12T22:27:00Z"/>
              </w:rPr>
            </w:pPr>
            <w:del w:id="567" w:author="沈永亮" w:date="2026-07-12T22:27:00Z">
              <w:r>
                <w:rPr>
                  <w:sz w:val="21"/>
                  <w:szCs w:val="21"/>
                </w:rPr>
                <w:delText>2024YFB3312900-TP2.1</w:delText>
              </w:r>
            </w:del>
          </w:p>
        </w:tc>
      </w:tr>
      <w:tr w:rsidR="00AE7AB2">
        <w:trPr>
          <w:del w:id="568" w:author="沈永亮" w:date="2026-07-12T22:27: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del w:id="569" w:author="沈永亮" w:date="2026-07-12T22:27:00Z"/>
              </w:rPr>
            </w:pPr>
            <w:del w:id="570" w:author="沈永亮" w:date="2026-07-12T22:27:00Z">
              <w:r>
                <w:rPr>
                  <w:b/>
                  <w:bCs/>
                  <w:sz w:val="21"/>
                  <w:szCs w:val="21"/>
                </w:rPr>
                <w:delText>测试项描述</w:delText>
              </w:r>
            </w:del>
          </w:p>
        </w:tc>
        <w:tc>
          <w:tcPr>
            <w:tcW w:w="7260" w:type="dxa"/>
            <w:gridSpan w:val="3"/>
            <w:tcMar>
              <w:top w:w="60" w:type="dxa"/>
              <w:left w:w="100" w:type="dxa"/>
              <w:bottom w:w="60" w:type="dxa"/>
              <w:right w:w="100" w:type="dxa"/>
            </w:tcMar>
            <w:vAlign w:val="center"/>
          </w:tcPr>
          <w:p w:rsidR="00AE7AB2" w:rsidRDefault="00E10BB2">
            <w:pPr>
              <w:spacing w:after="20" w:line="280" w:lineRule="auto"/>
              <w:rPr>
                <w:del w:id="571" w:author="沈永亮" w:date="2026-07-12T22:27:00Z"/>
              </w:rPr>
            </w:pPr>
            <w:del w:id="572" w:author="沈永亮" w:date="2026-07-12T22:27:00Z">
              <w:r>
                <w:rPr>
                  <w:sz w:val="21"/>
                  <w:szCs w:val="21"/>
                </w:rPr>
                <w:delText>验证指标</w:delText>
              </w:r>
              <w:r>
                <w:rPr>
                  <w:sz w:val="21"/>
                  <w:szCs w:val="21"/>
                </w:rPr>
                <w:delText>2.1</w:delText>
              </w:r>
              <w:r>
                <w:rPr>
                  <w:rFonts w:hint="eastAsia"/>
                  <w:sz w:val="21"/>
                  <w:szCs w:val="21"/>
                </w:rPr>
                <w:delText>“</w:delText>
              </w:r>
              <w:r>
                <w:rPr>
                  <w:sz w:val="21"/>
                  <w:szCs w:val="21"/>
                </w:rPr>
                <w:delText>结合非侵入式智能数采技术的产业信息采集系统新增功能：采集流程可视化配置，验证码自动识别，网页识别算法配置</w:delText>
              </w:r>
              <w:r>
                <w:rPr>
                  <w:rFonts w:hint="eastAsia"/>
                  <w:sz w:val="21"/>
                  <w:szCs w:val="21"/>
                </w:rPr>
                <w:delText>”</w:delText>
              </w:r>
              <w:r>
                <w:rPr>
                  <w:sz w:val="21"/>
                  <w:szCs w:val="21"/>
                </w:rPr>
                <w:delText>是否符合任务书中期要求。</w:delText>
              </w:r>
            </w:del>
          </w:p>
        </w:tc>
      </w:tr>
      <w:tr w:rsidR="00AE7AB2" w:rsidTr="00AE7AB2">
        <w:tblPrEx>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Change w:id="573" w:author="沈永亮" w:date="2026-07-12T22:28:00Z">
            <w:tblPrEx>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blPrExChange>
        </w:tblPrEx>
        <w:trPr>
          <w:trHeight w:val="90"/>
          <w:ins w:id="574" w:author="沈永亮" w:date="2026-07-12T22:27:00Z"/>
          <w:trPrChange w:id="575" w:author="沈永亮" w:date="2026-07-12T22:28:00Z">
            <w:trPr>
              <w:gridBefore w:val="1"/>
            </w:trPr>
          </w:trPrChange>
        </w:trPr>
        <w:tc>
          <w:tcPr>
            <w:tcW w:w="1750" w:type="dxa"/>
            <w:shd w:val="clear" w:color="auto" w:fill="D9D9D9"/>
            <w:tcMar>
              <w:top w:w="60" w:type="dxa"/>
              <w:left w:w="100" w:type="dxa"/>
              <w:bottom w:w="60" w:type="dxa"/>
              <w:right w:w="100" w:type="dxa"/>
            </w:tcMar>
            <w:vAlign w:val="center"/>
            <w:tcPrChange w:id="576" w:author="沈永亮" w:date="2026-07-12T22:28:00Z">
              <w:tcPr>
                <w:tcW w:w="1750" w:type="dxa"/>
                <w:gridSpan w:val="2"/>
                <w:shd w:val="clear" w:color="auto" w:fill="D9D9D9"/>
                <w:tcMar>
                  <w:top w:w="60" w:type="dxa"/>
                  <w:left w:w="100" w:type="dxa"/>
                  <w:bottom w:w="60" w:type="dxa"/>
                  <w:right w:w="100" w:type="dxa"/>
                </w:tcMar>
                <w:vAlign w:val="center"/>
              </w:tcPr>
            </w:tcPrChange>
          </w:tcPr>
          <w:p w:rsidR="00AE7AB2" w:rsidRDefault="00E10BB2">
            <w:pPr>
              <w:spacing w:after="20" w:line="280" w:lineRule="auto"/>
              <w:jc w:val="center"/>
              <w:rPr>
                <w:ins w:id="577" w:author="沈永亮" w:date="2026-07-12T22:27:00Z"/>
                <w:b/>
                <w:bCs/>
                <w:sz w:val="21"/>
                <w:szCs w:val="21"/>
              </w:rPr>
            </w:pPr>
            <w:ins w:id="578" w:author="沈永亮" w:date="2026-07-12T22:28:00Z">
              <w:r>
                <w:rPr>
                  <w:rFonts w:hint="eastAsia"/>
                  <w:b/>
                  <w:bCs/>
                  <w:sz w:val="21"/>
                  <w:szCs w:val="21"/>
                </w:rPr>
                <w:t>用例编号</w:t>
              </w:r>
            </w:ins>
          </w:p>
        </w:tc>
        <w:tc>
          <w:tcPr>
            <w:tcW w:w="7260" w:type="dxa"/>
            <w:gridSpan w:val="3"/>
            <w:tcMar>
              <w:top w:w="60" w:type="dxa"/>
              <w:left w:w="100" w:type="dxa"/>
              <w:bottom w:w="60" w:type="dxa"/>
              <w:right w:w="100" w:type="dxa"/>
            </w:tcMar>
            <w:vAlign w:val="center"/>
            <w:tcPrChange w:id="579" w:author="沈永亮" w:date="2026-07-12T22:28:00Z">
              <w:tcPr>
                <w:tcW w:w="7260" w:type="dxa"/>
                <w:gridSpan w:val="4"/>
                <w:tcMar>
                  <w:top w:w="60" w:type="dxa"/>
                  <w:left w:w="100" w:type="dxa"/>
                  <w:bottom w:w="60" w:type="dxa"/>
                  <w:right w:w="100" w:type="dxa"/>
                </w:tcMar>
                <w:vAlign w:val="center"/>
              </w:tcPr>
            </w:tcPrChange>
          </w:tcPr>
          <w:p w:rsidR="00AE7AB2" w:rsidRDefault="00E10BB2" w:rsidP="00AE7AB2">
            <w:pPr>
              <w:widowControl/>
              <w:jc w:val="left"/>
              <w:rPr>
                <w:ins w:id="580" w:author="沈永亮" w:date="2026-07-12T22:27:00Z"/>
                <w:sz w:val="21"/>
                <w:szCs w:val="21"/>
              </w:rPr>
              <w:pPrChange w:id="581" w:author="沈永亮" w:date="2026-07-12T22:29:00Z">
                <w:pPr>
                  <w:spacing w:after="20" w:line="280" w:lineRule="auto"/>
                </w:pPr>
              </w:pPrChange>
            </w:pPr>
            <w:ins w:id="582" w:author="沈永亮" w:date="2026-07-12T22:29:00Z">
              <w:r>
                <w:rPr>
                  <w:rFonts w:ascii="sans-serif" w:eastAsia="sans-serif" w:hAnsi="sans-serif" w:cs="sans-serif"/>
                  <w:color w:val="D4D4D4"/>
                  <w:sz w:val="28"/>
                  <w:szCs w:val="28"/>
                  <w:lang w:bidi="ar"/>
                </w:rPr>
                <w:t>如 TC2.1-01（与测试项TP编号关联）</w:t>
              </w:r>
            </w:ins>
          </w:p>
        </w:tc>
      </w:tr>
      <w:tr w:rsidR="00AE7AB2">
        <w:trPr>
          <w:trHeight w:val="90"/>
          <w:ins w:id="583" w:author="沈永亮" w:date="2026-07-12T22:29: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84" w:author="沈永亮" w:date="2026-07-12T22:29:00Z"/>
                <w:b/>
                <w:bCs/>
                <w:sz w:val="21"/>
                <w:szCs w:val="21"/>
              </w:rPr>
            </w:pPr>
            <w:ins w:id="585" w:author="沈永亮" w:date="2026-07-12T22:29:00Z">
              <w:r>
                <w:rPr>
                  <w:rFonts w:hint="eastAsia"/>
                  <w:b/>
                  <w:bCs/>
                  <w:sz w:val="21"/>
                  <w:szCs w:val="21"/>
                </w:rPr>
                <w:t>用例名称</w:t>
              </w:r>
              <w:r>
                <w:rPr>
                  <w:rFonts w:hint="eastAsia"/>
                  <w:b/>
                  <w:bCs/>
                  <w:sz w:val="21"/>
                  <w:szCs w:val="21"/>
                </w:rPr>
                <w:t>/</w:t>
              </w:r>
              <w:r>
                <w:rPr>
                  <w:rFonts w:hint="eastAsia"/>
                  <w:b/>
                  <w:bCs/>
                  <w:sz w:val="21"/>
                  <w:szCs w:val="21"/>
                </w:rPr>
                <w:t>目的</w:t>
              </w:r>
            </w:ins>
          </w:p>
        </w:tc>
        <w:tc>
          <w:tcPr>
            <w:tcW w:w="7260" w:type="dxa"/>
            <w:gridSpan w:val="3"/>
            <w:tcMar>
              <w:top w:w="60" w:type="dxa"/>
              <w:left w:w="100" w:type="dxa"/>
              <w:bottom w:w="60" w:type="dxa"/>
              <w:right w:w="100" w:type="dxa"/>
            </w:tcMar>
            <w:vAlign w:val="center"/>
          </w:tcPr>
          <w:p w:rsidR="00AE7AB2" w:rsidRDefault="00E10BB2" w:rsidP="00AE7AB2">
            <w:pPr>
              <w:widowControl/>
              <w:jc w:val="left"/>
              <w:rPr>
                <w:ins w:id="586" w:author="沈永亮" w:date="2026-07-12T22:29:00Z"/>
                <w:sz w:val="21"/>
                <w:szCs w:val="21"/>
              </w:rPr>
              <w:pPrChange w:id="587" w:author="沈永亮" w:date="2026-07-12T22:29:00Z">
                <w:pPr>
                  <w:spacing w:after="20" w:line="280" w:lineRule="auto"/>
                </w:pPr>
              </w:pPrChange>
            </w:pPr>
            <w:ins w:id="588" w:author="沈永亮" w:date="2026-07-12T22:29:00Z">
              <w:r>
                <w:rPr>
                  <w:rFonts w:ascii="sans-serif" w:eastAsia="sans-serif" w:hAnsi="sans-serif" w:cs="sans-serif"/>
                  <w:color w:val="D4D4D4"/>
                  <w:sz w:val="28"/>
                  <w:szCs w:val="28"/>
                  <w:lang w:bidi="ar"/>
                </w:rPr>
                <w:t>验证的功能点或指标点</w:t>
              </w:r>
            </w:ins>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ins w:id="589" w:author="沈永亮" w:date="2026-07-12T22:29:00Z">
              <w:r>
                <w:rPr>
                  <w:rFonts w:hint="eastAsia"/>
                  <w:b/>
                  <w:bCs/>
                  <w:sz w:val="21"/>
                  <w:szCs w:val="21"/>
                </w:rPr>
                <w:t>前置</w:t>
              </w:r>
            </w:ins>
            <w:del w:id="590" w:author="沈永亮" w:date="2026-07-12T22:29:00Z">
              <w:r>
                <w:rPr>
                  <w:b/>
                  <w:bCs/>
                  <w:sz w:val="21"/>
                  <w:szCs w:val="21"/>
                </w:rPr>
                <w:delText>测试约束</w:delText>
              </w:r>
            </w:del>
            <w:r>
              <w:rPr>
                <w:b/>
                <w:bCs/>
                <w:sz w:val="21"/>
                <w:szCs w:val="21"/>
              </w:rPr>
              <w:t>条件</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产业数据采集系统已部署完成并正常运行，测试账号、测试数据已准备就绪。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w:t>
            </w:r>
            <w:r>
              <w:rPr>
                <w:sz w:val="21"/>
                <w:szCs w:val="21"/>
              </w:rPr>
              <w:t>1</w:t>
            </w:r>
            <w:r>
              <w:rPr>
                <w:sz w:val="21"/>
                <w:szCs w:val="21"/>
              </w:rPr>
              <w:t>）采集流程可视化配置</w:t>
            </w:r>
          </w:p>
          <w:p w:rsidR="00AE7AB2" w:rsidRDefault="00E10BB2">
            <w:pPr>
              <w:spacing w:after="20" w:line="280" w:lineRule="auto"/>
            </w:pPr>
            <w:r>
              <w:rPr>
                <w:sz w:val="21"/>
                <w:szCs w:val="21"/>
              </w:rPr>
              <w:t>进入产业数据采集系统，打开【采集筛选】页面，对采集任务进行可视化配置；配置完成后开启采集任务，查看采集结果；若采集任务可按配置正常执行并获得采集结果，则通过测试，反之不通过；</w:t>
            </w:r>
          </w:p>
          <w:p w:rsidR="00AE7AB2" w:rsidRDefault="00E10BB2">
            <w:pPr>
              <w:spacing w:after="20" w:line="280" w:lineRule="auto"/>
            </w:pPr>
            <w:r>
              <w:rPr>
                <w:sz w:val="21"/>
                <w:szCs w:val="21"/>
              </w:rPr>
              <w:t>（</w:t>
            </w:r>
            <w:r>
              <w:rPr>
                <w:sz w:val="21"/>
                <w:szCs w:val="21"/>
              </w:rPr>
              <w:t>2</w:t>
            </w:r>
            <w:r>
              <w:rPr>
                <w:sz w:val="21"/>
                <w:szCs w:val="21"/>
              </w:rPr>
              <w:t>）验证码自动识别</w:t>
            </w:r>
          </w:p>
          <w:p w:rsidR="00AE7AB2" w:rsidRDefault="00E10BB2">
            <w:pPr>
              <w:spacing w:after="20" w:line="280" w:lineRule="auto"/>
            </w:pPr>
            <w:r>
              <w:rPr>
                <w:sz w:val="21"/>
                <w:szCs w:val="21"/>
              </w:rPr>
              <w:t>打开【验证码识别】页面，上传一张带有验证码的图片，点击开始识别按钮，查看识别结果；若系统能自动正确识别验证码，则通过测试，反之不通过；</w:t>
            </w:r>
          </w:p>
          <w:p w:rsidR="00AE7AB2" w:rsidRDefault="00E10BB2">
            <w:pPr>
              <w:spacing w:after="20" w:line="280" w:lineRule="auto"/>
            </w:pPr>
            <w:r>
              <w:rPr>
                <w:sz w:val="21"/>
                <w:szCs w:val="21"/>
              </w:rPr>
              <w:t>（</w:t>
            </w:r>
            <w:r>
              <w:rPr>
                <w:sz w:val="21"/>
                <w:szCs w:val="21"/>
              </w:rPr>
              <w:t>3</w:t>
            </w:r>
            <w:r>
              <w:rPr>
                <w:sz w:val="21"/>
                <w:szCs w:val="21"/>
              </w:rPr>
              <w:t>）网页识别算法配置</w:t>
            </w:r>
          </w:p>
          <w:p w:rsidR="00AE7AB2" w:rsidRDefault="00E10BB2">
            <w:pPr>
              <w:spacing w:after="20" w:line="280" w:lineRule="auto"/>
            </w:pPr>
            <w:r>
              <w:rPr>
                <w:sz w:val="21"/>
                <w:szCs w:val="21"/>
              </w:rPr>
              <w:t>打开【网页类型识别】页面，输入网页地址，点击检测按钮，查看检测结果；若系统能正确识别网页类型并支持识别算法配置，则通过测试，反之不通过。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黑盒测试，等价类划分法、错误猜测法。</w:t>
            </w:r>
          </w:p>
        </w:tc>
      </w:tr>
      <w:tr w:rsidR="00AE7AB2">
        <w:trPr>
          <w:ins w:id="591" w:author="沈永亮" w:date="2026-07-12T22:43: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92" w:author="沈永亮" w:date="2026-07-12T22:43:00Z"/>
                <w:b/>
                <w:bCs/>
                <w:sz w:val="21"/>
                <w:szCs w:val="21"/>
              </w:rPr>
            </w:pPr>
            <w:ins w:id="593" w:author="沈永亮" w:date="2026-07-12T22:44:00Z">
              <w:r>
                <w:rPr>
                  <w:rFonts w:hint="eastAsia"/>
                  <w:b/>
                  <w:bCs/>
                  <w:sz w:val="21"/>
                  <w:szCs w:val="21"/>
                </w:rPr>
                <w:t>依赖的测试工具</w:t>
              </w:r>
            </w:ins>
          </w:p>
        </w:tc>
        <w:tc>
          <w:tcPr>
            <w:tcW w:w="7260" w:type="dxa"/>
            <w:gridSpan w:val="3"/>
            <w:tcMar>
              <w:top w:w="60" w:type="dxa"/>
              <w:left w:w="100" w:type="dxa"/>
              <w:bottom w:w="60" w:type="dxa"/>
              <w:right w:w="100" w:type="dxa"/>
            </w:tcMar>
            <w:vAlign w:val="center"/>
          </w:tcPr>
          <w:p w:rsidR="00AE7AB2" w:rsidRDefault="00AE7AB2">
            <w:pPr>
              <w:spacing w:after="20" w:line="280" w:lineRule="auto"/>
              <w:rPr>
                <w:ins w:id="594" w:author="沈永亮" w:date="2026-07-12T22:43:00Z"/>
                <w:sz w:val="21"/>
                <w:szCs w:val="21"/>
              </w:rPr>
            </w:pPr>
          </w:p>
        </w:tc>
      </w:tr>
      <w:tr w:rsidR="00AE7AB2">
        <w:trPr>
          <w:ins w:id="595" w:author="沈永亮" w:date="2026-07-12T22:21:00Z"/>
        </w:trPr>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rPr>
                <w:ins w:id="596" w:author="沈永亮" w:date="2026-07-12T22:21:00Z"/>
                <w:b/>
                <w:bCs/>
                <w:sz w:val="21"/>
                <w:szCs w:val="21"/>
              </w:rPr>
            </w:pPr>
            <w:ins w:id="597" w:author="沈永亮" w:date="2026-07-12T22:21:00Z">
              <w:r>
                <w:rPr>
                  <w:rFonts w:hint="eastAsia"/>
                  <w:b/>
                  <w:bCs/>
                  <w:sz w:val="21"/>
                  <w:szCs w:val="21"/>
                </w:rPr>
                <w:t>预期结果</w:t>
              </w:r>
            </w:ins>
          </w:p>
        </w:tc>
        <w:tc>
          <w:tcPr>
            <w:tcW w:w="7260" w:type="dxa"/>
            <w:gridSpan w:val="3"/>
            <w:tcMar>
              <w:top w:w="60" w:type="dxa"/>
              <w:left w:w="100" w:type="dxa"/>
              <w:bottom w:w="60" w:type="dxa"/>
              <w:right w:w="100" w:type="dxa"/>
            </w:tcMar>
            <w:vAlign w:val="center"/>
          </w:tcPr>
          <w:p w:rsidR="00AE7AB2" w:rsidRDefault="00AE7AB2">
            <w:pPr>
              <w:spacing w:after="20" w:line="280" w:lineRule="auto"/>
              <w:rPr>
                <w:ins w:id="598" w:author="沈永亮" w:date="2026-07-12T22:21:00Z"/>
                <w:sz w:val="21"/>
                <w:szCs w:val="21"/>
              </w:rPr>
            </w:pP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4.6.1.2 数据类型覆盖（指标2.2）</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数据类型覆盖</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2024YFB3312900-TP2.2</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验证指标</w:t>
            </w:r>
            <w:r>
              <w:rPr>
                <w:sz w:val="21"/>
                <w:szCs w:val="21"/>
              </w:rPr>
              <w:t>2.2</w:t>
            </w:r>
            <w:r>
              <w:rPr>
                <w:rFonts w:hint="eastAsia"/>
                <w:sz w:val="21"/>
                <w:szCs w:val="21"/>
              </w:rPr>
              <w:t>“</w:t>
            </w:r>
            <w:r>
              <w:rPr>
                <w:sz w:val="21"/>
                <w:szCs w:val="21"/>
              </w:rPr>
              <w:t>数据类型覆盖</w:t>
            </w:r>
            <w:r>
              <w:rPr>
                <w:sz w:val="21"/>
                <w:szCs w:val="21"/>
              </w:rPr>
              <w:t>7</w:t>
            </w:r>
            <w:r>
              <w:rPr>
                <w:sz w:val="21"/>
                <w:szCs w:val="21"/>
              </w:rPr>
              <w:t>种（战略政策、科技文献、发明专利、产业报告、人才信息、重点事件、市场分析）</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产业数据采集系统已部署完成并正常运行，测试账号已准备就绪。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w:t>
            </w:r>
            <w:r>
              <w:rPr>
                <w:sz w:val="21"/>
                <w:szCs w:val="21"/>
              </w:rPr>
              <w:t>1</w:t>
            </w:r>
            <w:r>
              <w:rPr>
                <w:sz w:val="21"/>
                <w:szCs w:val="21"/>
              </w:rPr>
              <w:t>）进入产业数据采集系统，打开【采集源】页面，查看系统支持的数据类型；</w:t>
            </w:r>
          </w:p>
          <w:p w:rsidR="00AE7AB2" w:rsidRDefault="00E10BB2">
            <w:pPr>
              <w:spacing w:after="20" w:line="280" w:lineRule="auto"/>
            </w:pPr>
            <w:r>
              <w:rPr>
                <w:sz w:val="21"/>
                <w:szCs w:val="21"/>
              </w:rPr>
              <w:t>（</w:t>
            </w:r>
            <w:r>
              <w:rPr>
                <w:sz w:val="21"/>
                <w:szCs w:val="21"/>
              </w:rPr>
              <w:t>2</w:t>
            </w:r>
            <w:r>
              <w:rPr>
                <w:sz w:val="21"/>
                <w:szCs w:val="21"/>
              </w:rPr>
              <w:t>）逐一核对战略政策、科技文献、发明专利、产业报告、人才信息、重点事件、市场分析</w:t>
            </w:r>
            <w:r>
              <w:rPr>
                <w:sz w:val="21"/>
                <w:szCs w:val="21"/>
              </w:rPr>
              <w:t>7</w:t>
            </w:r>
            <w:r>
              <w:rPr>
                <w:sz w:val="21"/>
                <w:szCs w:val="21"/>
              </w:rPr>
              <w:t>种数据类型，并抽查各类型下的实际数据；</w:t>
            </w:r>
          </w:p>
          <w:p w:rsidR="00AE7AB2" w:rsidRDefault="00E10BB2">
            <w:pPr>
              <w:spacing w:after="20" w:line="280" w:lineRule="auto"/>
            </w:pPr>
            <w:r>
              <w:rPr>
                <w:sz w:val="21"/>
                <w:szCs w:val="21"/>
              </w:rPr>
              <w:t>若系统数据类型覆盖不少于</w:t>
            </w:r>
            <w:r>
              <w:rPr>
                <w:sz w:val="21"/>
                <w:szCs w:val="21"/>
              </w:rPr>
              <w:t>7</w:t>
            </w:r>
            <w:r>
              <w:rPr>
                <w:sz w:val="21"/>
                <w:szCs w:val="21"/>
              </w:rPr>
              <w:t>种且各类型下均有实际数据，则通过测试，反之不通过。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4.6.1.3 数据源数量（指标2.3）</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数据源数量</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2024YFB3312900-TP2.3</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rsidP="00AE7AB2">
            <w:pPr>
              <w:widowControl/>
              <w:jc w:val="left"/>
              <w:pPrChange w:id="599" w:author="沈永亮" w:date="2026-07-12T22:24:00Z">
                <w:pPr>
                  <w:spacing w:after="20" w:line="280" w:lineRule="auto"/>
                  <w:jc w:val="left"/>
                </w:pPr>
              </w:pPrChange>
            </w:pPr>
            <w:r>
              <w:rPr>
                <w:sz w:val="21"/>
                <w:szCs w:val="21"/>
              </w:rPr>
              <w:t>验证指标</w:t>
            </w:r>
            <w:r>
              <w:rPr>
                <w:sz w:val="21"/>
                <w:szCs w:val="21"/>
              </w:rPr>
              <w:t>2.3</w:t>
            </w:r>
            <w:r>
              <w:rPr>
                <w:rFonts w:hint="eastAsia"/>
                <w:sz w:val="21"/>
                <w:szCs w:val="21"/>
              </w:rPr>
              <w:t>“</w:t>
            </w:r>
            <w:r>
              <w:rPr>
                <w:sz w:val="21"/>
                <w:szCs w:val="21"/>
              </w:rPr>
              <w:t>数据源数量达到</w:t>
            </w:r>
            <w:r>
              <w:rPr>
                <w:sz w:val="21"/>
                <w:szCs w:val="21"/>
              </w:rPr>
              <w:t>1000</w:t>
            </w:r>
            <w:r>
              <w:rPr>
                <w:sz w:val="21"/>
                <w:szCs w:val="21"/>
              </w:rPr>
              <w:t>个（政策来源：国内外中央及地方机构官网、智库机构等；人才来源：国内外高校、专利、论文、大型企业等；事件来源：金融网站、官方机构等；市场分析：知识媒体、知识星球、同花顺等软件等）</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id="600" w:author="沈永亮" w:date="2026-07-12T22:24:00Z">
              <w:r>
                <w:rPr>
                  <w:rFonts w:ascii="sans-serif" w:eastAsia="sans-serif" w:hAnsi="sans-serif" w:cs="sans-serif"/>
                  <w:color w:val="D4D4D4"/>
                  <w:sz w:val="28"/>
                  <w:szCs w:val="28"/>
                  <w:lang w:bidi="ar"/>
                </w:rPr>
                <w:t>细化：</w:t>
              </w:r>
              <w:proofErr w:type="gramStart"/>
              <w:r>
                <w:rPr>
                  <w:rFonts w:ascii="sans-serif" w:eastAsia="sans-serif" w:hAnsi="sans-serif" w:cs="sans-serif"/>
                  <w:color w:val="D4D4D4"/>
                  <w:sz w:val="28"/>
                  <w:szCs w:val="28"/>
                  <w:lang w:bidi="ar"/>
                </w:rPr>
                <w:t>1000个源</w:t>
              </w:r>
              <w:proofErr w:type="gramEnd"/>
              <w:r>
                <w:rPr>
                  <w:rFonts w:ascii="sans-serif" w:eastAsia="sans-serif" w:hAnsi="sans-serif" w:cs="sans-serif"/>
                  <w:color w:val="D4D4D4"/>
                  <w:sz w:val="28"/>
                  <w:szCs w:val="28"/>
                  <w:lang w:bidi="ar"/>
                </w:rPr>
                <w:t>的</w:t>
              </w:r>
              <w:r>
                <w:rPr>
                  <w:rStyle w:val="af2"/>
                  <w:rFonts w:ascii="sans-serif" w:eastAsia="sans-serif" w:hAnsi="sans-serif" w:cs="sans-serif"/>
                  <w:color w:val="D4D4D4"/>
                  <w:sz w:val="28"/>
                  <w:szCs w:val="28"/>
                  <w:lang w:bidi="ar"/>
                </w:rPr>
                <w:t>类别分布</w:t>
              </w:r>
              <w:r>
                <w:rPr>
                  <w:rFonts w:ascii="sans-serif" w:eastAsia="sans-serif" w:hAnsi="sans-serif" w:cs="sans-serif"/>
                  <w:color w:val="D4D4D4"/>
                  <w:sz w:val="28"/>
                  <w:szCs w:val="28"/>
                  <w:lang w:bidi="ar"/>
                </w:rPr>
                <w:t>、清单获取方式、抽样连通性验证的样本量。</w:t>
              </w:r>
            </w:ins>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产业数据采集系统和可视化数据采集资产大屏系统已部署完成并正常运行。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）进入产业数据采集系统，打开【采集源】页面，查看数据源清单并统计数据源数量；</w:t>
            </w:r>
          </w:p>
          <w:p w:rsidR="00AE7AB2" w:rsidRDefault="00E10BB2">
            <w:pPr>
              <w:spacing w:after="20" w:line="280" w:lineRule="auto"/>
              <w:jc w:val="left"/>
            </w:pPr>
            <w:r>
              <w:rPr>
                <w:sz w:val="21"/>
                <w:szCs w:val="21"/>
              </w:rPr>
              <w:t>（</w:t>
            </w:r>
            <w:r>
              <w:rPr>
                <w:sz w:val="21"/>
                <w:szCs w:val="21"/>
              </w:rPr>
              <w:t>2</w:t>
            </w:r>
            <w:r>
              <w:rPr>
                <w:sz w:val="21"/>
                <w:szCs w:val="21"/>
              </w:rPr>
              <w:t>）进入可视化数据采集资产大屏系统，查看数据源分布及数量统计信息，与采集源清单进行交叉核验；</w:t>
            </w:r>
          </w:p>
          <w:p w:rsidR="00AE7AB2" w:rsidRDefault="00E10BB2">
            <w:pPr>
              <w:spacing w:after="20" w:line="280" w:lineRule="auto"/>
              <w:jc w:val="left"/>
            </w:pPr>
            <w:r>
              <w:rPr>
                <w:sz w:val="21"/>
                <w:szCs w:val="21"/>
              </w:rPr>
              <w:t>（</w:t>
            </w:r>
            <w:r>
              <w:rPr>
                <w:sz w:val="21"/>
                <w:szCs w:val="21"/>
              </w:rPr>
              <w:t>3</w:t>
            </w:r>
            <w:r>
              <w:rPr>
                <w:sz w:val="21"/>
                <w:szCs w:val="21"/>
              </w:rPr>
              <w:t>）按政策、人才、事件、市场分析等来源类别抽查数据源的真实性与可用性；</w:t>
            </w:r>
          </w:p>
          <w:p w:rsidR="00AE7AB2" w:rsidRDefault="00E10BB2">
            <w:pPr>
              <w:spacing w:after="20" w:line="280" w:lineRule="auto"/>
              <w:jc w:val="left"/>
            </w:pPr>
            <w:r>
              <w:rPr>
                <w:sz w:val="21"/>
                <w:szCs w:val="21"/>
              </w:rPr>
              <w:t>若数据源数量达到</w:t>
            </w:r>
            <w:r>
              <w:rPr>
                <w:sz w:val="21"/>
                <w:szCs w:val="21"/>
              </w:rPr>
              <w:t>1000</w:t>
            </w:r>
            <w:r>
              <w:rPr>
                <w:sz w:val="21"/>
                <w:szCs w:val="21"/>
              </w:rPr>
              <w:t>个，且覆盖政策、人才、事件、市场分析等来源类别，则通过测试，反之不通过。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黑盒测试、后台数据核查，抽样审查。</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4.6.1.4 产业信息资源池规模（指标2.4）</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产业信息资源池规模</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2024YFB3312900-TP2.4</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rsidP="00AE7AB2">
            <w:pPr>
              <w:widowControl/>
              <w:jc w:val="left"/>
              <w:pPrChange w:id="601" w:author="沈永亮" w:date="2026-07-12T22:24:00Z">
                <w:pPr>
                  <w:spacing w:after="20" w:line="280" w:lineRule="auto"/>
                  <w:jc w:val="left"/>
                </w:pPr>
              </w:pPrChange>
            </w:pPr>
            <w:r>
              <w:rPr>
                <w:sz w:val="21"/>
                <w:szCs w:val="21"/>
              </w:rPr>
              <w:t>验证指标</w:t>
            </w:r>
            <w:r>
              <w:rPr>
                <w:sz w:val="21"/>
                <w:szCs w:val="21"/>
              </w:rPr>
              <w:t>2.4</w:t>
            </w:r>
            <w:r>
              <w:rPr>
                <w:rFonts w:hint="eastAsia"/>
                <w:sz w:val="21"/>
                <w:szCs w:val="21"/>
              </w:rPr>
              <w:t>“</w:t>
            </w:r>
            <w:r>
              <w:rPr>
                <w:sz w:val="21"/>
                <w:szCs w:val="21"/>
              </w:rPr>
              <w:t>产业信息资源池规模达到</w:t>
            </w:r>
            <w:r>
              <w:rPr>
                <w:sz w:val="21"/>
                <w:szCs w:val="21"/>
              </w:rPr>
              <w:t>5</w:t>
            </w:r>
            <w:r>
              <w:rPr>
                <w:sz w:val="21"/>
                <w:szCs w:val="21"/>
              </w:rPr>
              <w:t>亿级</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id="602" w:author="沈永亮" w:date="2026-07-12T22:24:00Z">
              <w:r>
                <w:rPr>
                  <w:rFonts w:ascii="sans-serif" w:eastAsia="sans-serif" w:hAnsi="sans-serif" w:cs="sans-serif"/>
                  <w:color w:val="D4D4D4"/>
                  <w:sz w:val="28"/>
                  <w:szCs w:val="28"/>
                  <w:lang w:bidi="ar"/>
                </w:rPr>
                <w:t>细化：总量口径（是否去重）、按7类数据的</w:t>
              </w:r>
              <w:r>
                <w:rPr>
                  <w:rStyle w:val="af2"/>
                  <w:rFonts w:ascii="sans-serif" w:eastAsia="sans-serif" w:hAnsi="sans-serif" w:cs="sans-serif"/>
                  <w:color w:val="D4D4D4"/>
                  <w:sz w:val="28"/>
                  <w:szCs w:val="28"/>
                  <w:lang w:bidi="ar"/>
                </w:rPr>
                <w:t>数量分布</w:t>
              </w:r>
              <w:r>
                <w:rPr>
                  <w:rFonts w:ascii="sans-serif" w:eastAsia="sans-serif" w:hAnsi="sans-serif" w:cs="sans-serif"/>
                  <w:color w:val="D4D4D4"/>
                  <w:sz w:val="28"/>
                  <w:szCs w:val="28"/>
                  <w:lang w:bidi="ar"/>
                </w:rPr>
                <w:t>、统计时间点、前台展示与</w:t>
              </w:r>
              <w:proofErr w:type="gramStart"/>
              <w:r>
                <w:rPr>
                  <w:rFonts w:ascii="sans-serif" w:eastAsia="sans-serif" w:hAnsi="sans-serif" w:cs="sans-serif"/>
                  <w:color w:val="D4D4D4"/>
                  <w:sz w:val="28"/>
                  <w:szCs w:val="28"/>
                  <w:lang w:bidi="ar"/>
                </w:rPr>
                <w:t>后台库表对应</w:t>
              </w:r>
              <w:proofErr w:type="gramEnd"/>
              <w:r>
                <w:rPr>
                  <w:rFonts w:ascii="sans-serif" w:eastAsia="sans-serif" w:hAnsi="sans-serif" w:cs="sans-serif"/>
                  <w:color w:val="D4D4D4"/>
                  <w:sz w:val="28"/>
                  <w:szCs w:val="28"/>
                  <w:lang w:bidi="ar"/>
                </w:rPr>
                <w:t>关系。</w:t>
              </w:r>
            </w:ins>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产业数据采集系统和可视化数据采集资产大屏系统已部署完成并正常运行，后台数据库查询权限已提供。</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）进入产业数据采集系统，打开首页概览页面，查看采集的数据条数并抽查数据详情；</w:t>
            </w:r>
          </w:p>
          <w:p w:rsidR="00AE7AB2" w:rsidRDefault="00E10BB2">
            <w:pPr>
              <w:spacing w:after="20" w:line="280" w:lineRule="auto"/>
              <w:jc w:val="left"/>
            </w:pPr>
            <w:r>
              <w:rPr>
                <w:sz w:val="21"/>
                <w:szCs w:val="21"/>
              </w:rPr>
              <w:t>（</w:t>
            </w:r>
            <w:r>
              <w:rPr>
                <w:sz w:val="21"/>
                <w:szCs w:val="21"/>
              </w:rPr>
              <w:t>2</w:t>
            </w:r>
            <w:r>
              <w:rPr>
                <w:sz w:val="21"/>
                <w:szCs w:val="21"/>
              </w:rPr>
              <w:t>）进入可视化数据采集资产大屏系统，查看采集数据量的统计信息；</w:t>
            </w:r>
          </w:p>
          <w:p w:rsidR="00AE7AB2" w:rsidRDefault="00E10BB2">
            <w:pPr>
              <w:spacing w:after="20" w:line="280" w:lineRule="auto"/>
              <w:jc w:val="left"/>
            </w:pPr>
            <w:r>
              <w:rPr>
                <w:sz w:val="21"/>
                <w:szCs w:val="21"/>
              </w:rPr>
              <w:t>（</w:t>
            </w:r>
            <w:r>
              <w:rPr>
                <w:sz w:val="21"/>
                <w:szCs w:val="21"/>
              </w:rPr>
              <w:t>3</w:t>
            </w:r>
            <w:r>
              <w:rPr>
                <w:sz w:val="21"/>
                <w:szCs w:val="21"/>
              </w:rPr>
              <w:t>）通过后台数据库统计资源池数据总量，与前台展示数据进行交叉核验；</w:t>
            </w:r>
          </w:p>
          <w:p w:rsidR="00AE7AB2" w:rsidRDefault="00E10BB2">
            <w:pPr>
              <w:spacing w:after="20" w:line="280" w:lineRule="auto"/>
              <w:jc w:val="left"/>
            </w:pPr>
            <w:proofErr w:type="gramStart"/>
            <w:r>
              <w:rPr>
                <w:sz w:val="21"/>
                <w:szCs w:val="21"/>
              </w:rPr>
              <w:t>若产业</w:t>
            </w:r>
            <w:proofErr w:type="gramEnd"/>
            <w:r>
              <w:rPr>
                <w:sz w:val="21"/>
                <w:szCs w:val="21"/>
              </w:rPr>
              <w:t>信息资源池数据规模达到</w:t>
            </w:r>
            <w:r>
              <w:rPr>
                <w:sz w:val="21"/>
                <w:szCs w:val="21"/>
              </w:rPr>
              <w:t>5</w:t>
            </w:r>
            <w:r>
              <w:rPr>
                <w:sz w:val="21"/>
                <w:szCs w:val="21"/>
              </w:rPr>
              <w:t>亿级，则通过测试，反之不通过。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黑盒测试、后台数据核查，抽样审查。</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4.6.1.5 产业知识抽取准确率（指标2.5）</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产业知识抽取准确率</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2024YFB3312900-TP2.5</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2.5</w:t>
            </w:r>
            <w:r>
              <w:rPr>
                <w:rFonts w:hint="eastAsia"/>
                <w:sz w:val="21"/>
                <w:szCs w:val="21"/>
              </w:rPr>
              <w:t>“</w:t>
            </w:r>
            <w:r>
              <w:rPr>
                <w:sz w:val="21"/>
                <w:szCs w:val="21"/>
              </w:rPr>
              <w:t>基于大模型的知识抽取准确率：</w:t>
            </w:r>
            <w:r>
              <w:rPr>
                <w:sz w:val="21"/>
                <w:szCs w:val="21"/>
              </w:rPr>
              <w:t>85%</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知识抽取过程系统已部署完成并正常运行；经双方确认的标注测试数据集已准备就绪。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）查看并确认测试数据集的规模、类型与标注情况，确认数据</w:t>
            </w:r>
            <w:proofErr w:type="gramStart"/>
            <w:r>
              <w:rPr>
                <w:sz w:val="21"/>
                <w:szCs w:val="21"/>
              </w:rPr>
              <w:t>集符合</w:t>
            </w:r>
            <w:proofErr w:type="gramEnd"/>
            <w:r>
              <w:rPr>
                <w:sz w:val="21"/>
                <w:szCs w:val="21"/>
              </w:rPr>
              <w:t>测试要求；</w:t>
            </w:r>
          </w:p>
          <w:p w:rsidR="00AE7AB2" w:rsidRDefault="00E10BB2">
            <w:pPr>
              <w:spacing w:after="20" w:line="280" w:lineRule="auto"/>
              <w:jc w:val="left"/>
            </w:pPr>
            <w:r>
              <w:rPr>
                <w:sz w:val="21"/>
                <w:szCs w:val="21"/>
              </w:rPr>
              <w:t>（</w:t>
            </w:r>
            <w:r>
              <w:rPr>
                <w:sz w:val="21"/>
                <w:szCs w:val="21"/>
              </w:rPr>
              <w:t>2</w:t>
            </w:r>
            <w:r>
              <w:rPr>
                <w:sz w:val="21"/>
                <w:szCs w:val="21"/>
              </w:rPr>
              <w:t>）使用知识抽取过程系统，对测试数据集中的产业数据执行知识抽取；</w:t>
            </w:r>
          </w:p>
          <w:p w:rsidR="00AE7AB2" w:rsidRDefault="00E10BB2">
            <w:pPr>
              <w:spacing w:after="20" w:line="280" w:lineRule="auto"/>
              <w:jc w:val="left"/>
            </w:pPr>
            <w:r>
              <w:rPr>
                <w:sz w:val="21"/>
                <w:szCs w:val="21"/>
              </w:rPr>
              <w:t>（</w:t>
            </w:r>
            <w:r>
              <w:rPr>
                <w:sz w:val="21"/>
                <w:szCs w:val="21"/>
              </w:rPr>
              <w:t>3</w:t>
            </w:r>
            <w:r>
              <w:rPr>
                <w:sz w:val="21"/>
                <w:szCs w:val="21"/>
              </w:rPr>
              <w:t>）对抽取结果进行随机抽样（抽样数量不少于</w:t>
            </w:r>
            <w:r>
              <w:rPr>
                <w:sz w:val="21"/>
                <w:szCs w:val="21"/>
              </w:rPr>
              <w:t>400</w:t>
            </w:r>
            <w:r>
              <w:rPr>
                <w:sz w:val="21"/>
                <w:szCs w:val="21"/>
              </w:rPr>
              <w:t>条），组织人工逐条校验抽取的实体、关系、属性等知识要素是否正确；</w:t>
            </w:r>
          </w:p>
          <w:p w:rsidR="00AE7AB2" w:rsidRDefault="00E10BB2">
            <w:pPr>
              <w:widowControl/>
              <w:jc w:val="left"/>
              <w:rPr>
                <w:ins w:id="603" w:author="沈永亮" w:date="2026-07-12T22:26:00Z"/>
              </w:rPr>
            </w:pPr>
            <w:r>
              <w:rPr>
                <w:sz w:val="21"/>
                <w:szCs w:val="21"/>
              </w:rPr>
              <w:t>（</w:t>
            </w:r>
            <w:r>
              <w:rPr>
                <w:sz w:val="21"/>
                <w:szCs w:val="21"/>
              </w:rPr>
              <w:t>4</w:t>
            </w:r>
            <w:r>
              <w:rPr>
                <w:sz w:val="21"/>
                <w:szCs w:val="21"/>
              </w:rPr>
              <w:t>）计算知识抽取准确率：准确率＝正确抽取条数</w:t>
            </w:r>
            <w:r>
              <w:rPr>
                <w:sz w:val="21"/>
                <w:szCs w:val="21"/>
              </w:rPr>
              <w:t>÷</w:t>
            </w:r>
            <w:r>
              <w:rPr>
                <w:sz w:val="21"/>
                <w:szCs w:val="21"/>
              </w:rPr>
              <w:t>抽样校验总条数</w:t>
            </w:r>
            <w:r>
              <w:rPr>
                <w:sz w:val="21"/>
                <w:szCs w:val="21"/>
              </w:rPr>
              <w:t>×100%</w:t>
            </w:r>
            <w:r>
              <w:rPr>
                <w:sz w:val="21"/>
                <w:szCs w:val="21"/>
              </w:rPr>
              <w:t>；</w:t>
            </w:r>
            <w:ins w:id="604" w:author="沈永亮" w:date="2026-07-12T22:26:00Z">
              <w:r>
                <w:rPr>
                  <w:rFonts w:ascii="sans-serif" w:eastAsia="sans-serif" w:hAnsi="sans-serif" w:cs="sans-serif"/>
                  <w:color w:val="D4D4D4"/>
                  <w:sz w:val="28"/>
                  <w:szCs w:val="28"/>
                  <w:lang w:bidi="ar"/>
                </w:rPr>
                <w:t>补充：判"正确"的细则（实体/关系/属性是否分别计算、严格匹配 vs 部分匹配）、是否给出</w:t>
              </w:r>
              <w:r>
                <w:rPr>
                  <w:rStyle w:val="af2"/>
                  <w:rFonts w:ascii="sans-serif" w:eastAsia="sans-serif" w:hAnsi="sans-serif" w:cs="sans-serif"/>
                  <w:color w:val="D4D4D4"/>
                  <w:sz w:val="28"/>
                  <w:szCs w:val="28"/>
                  <w:lang w:bidi="ar"/>
                </w:rPr>
                <w:t>分项准确率</w:t>
              </w:r>
              <w:r>
                <w:rPr>
                  <w:rFonts w:ascii="sans-serif" w:eastAsia="sans-serif" w:hAnsi="sans-serif" w:cs="sans-serif"/>
                  <w:color w:val="D4D4D4"/>
                  <w:sz w:val="28"/>
                  <w:szCs w:val="28"/>
                  <w:lang w:bidi="ar"/>
                </w:rPr>
                <w:t>与</w:t>
              </w:r>
              <w:r>
                <w:rPr>
                  <w:rStyle w:val="af2"/>
                  <w:rFonts w:ascii="sans-serif" w:eastAsia="sans-serif" w:hAnsi="sans-serif" w:cs="sans-serif"/>
                  <w:color w:val="D4D4D4"/>
                  <w:sz w:val="28"/>
                  <w:szCs w:val="28"/>
                  <w:lang w:bidi="ar"/>
                </w:rPr>
                <w:t>总准确率</w:t>
              </w:r>
              <w:r>
                <w:rPr>
                  <w:rFonts w:ascii="sans-serif" w:eastAsia="sans-serif" w:hAnsi="sans-serif" w:cs="sans-serif"/>
                  <w:color w:val="D4D4D4"/>
                  <w:sz w:val="28"/>
                  <w:szCs w:val="28"/>
                  <w:lang w:bidi="ar"/>
                </w:rPr>
                <w:t>的合成方式。 </w:t>
              </w:r>
            </w:ins>
          </w:p>
          <w:p w:rsidR="00AE7AB2" w:rsidRDefault="00AE7AB2">
            <w:pPr>
              <w:spacing w:after="20" w:line="280" w:lineRule="auto"/>
              <w:jc w:val="left"/>
            </w:pPr>
          </w:p>
          <w:p w:rsidR="00AE7AB2" w:rsidRDefault="00E10BB2">
            <w:pPr>
              <w:spacing w:after="20" w:line="280" w:lineRule="auto"/>
              <w:jc w:val="left"/>
            </w:pPr>
            <w:r>
              <w:rPr>
                <w:sz w:val="21"/>
                <w:szCs w:val="21"/>
              </w:rPr>
              <w:t>若基于大模型的知识抽取准确率达到</w:t>
            </w:r>
            <w:r>
              <w:rPr>
                <w:sz w:val="21"/>
                <w:szCs w:val="21"/>
              </w:rPr>
              <w:t>85%</w:t>
            </w:r>
            <w:r>
              <w:rPr>
                <w:sz w:val="21"/>
                <w:szCs w:val="21"/>
              </w:rPr>
              <w:t>及以上，则通过测试，反之不通过。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黑盒测试，随机抽样、人工校验与统计分析相结合。</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4.6.1.6 信息特征知识关系分析功能（指标2.6）</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1"/>
        <w:gridCol w:w="1309"/>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781" w:type="dxa"/>
            <w:tcMar>
              <w:top w:w="60" w:type="dxa"/>
              <w:left w:w="100" w:type="dxa"/>
              <w:bottom w:w="60" w:type="dxa"/>
              <w:right w:w="100" w:type="dxa"/>
            </w:tcMar>
            <w:vAlign w:val="center"/>
          </w:tcPr>
          <w:p w:rsidR="00AE7AB2" w:rsidRDefault="00E10BB2">
            <w:pPr>
              <w:spacing w:after="20" w:line="280" w:lineRule="auto"/>
              <w:jc w:val="center"/>
            </w:pPr>
            <w:r>
              <w:rPr>
                <w:sz w:val="21"/>
                <w:szCs w:val="21"/>
              </w:rPr>
              <w:t>信息特征知识关系分析功能</w:t>
            </w:r>
          </w:p>
        </w:tc>
        <w:tc>
          <w:tcPr>
            <w:tcW w:w="1309"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2024YFB3312900-TP2.6</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2.6</w:t>
            </w:r>
            <w:r>
              <w:rPr>
                <w:rFonts w:hint="eastAsia"/>
                <w:sz w:val="21"/>
                <w:szCs w:val="21"/>
              </w:rPr>
              <w:t>“</w:t>
            </w:r>
            <w:r>
              <w:rPr>
                <w:sz w:val="21"/>
                <w:szCs w:val="21"/>
              </w:rPr>
              <w:t>具备</w:t>
            </w:r>
            <w:r>
              <w:rPr>
                <w:sz w:val="21"/>
                <w:szCs w:val="21"/>
              </w:rPr>
              <w:t>15</w:t>
            </w:r>
            <w:r>
              <w:rPr>
                <w:sz w:val="21"/>
                <w:szCs w:val="21"/>
              </w:rPr>
              <w:t>项（新增合作网络、地域分布等）信息特征知识关系分析功能</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专利分析系统、论文分析系统、产业数据采集系统、可视化数据采集资产大屏系统已部署完成并正常运行；测试数据已准备就绪。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）进入专利分析系统，查看信息特征知识关系分析功能展示；</w:t>
            </w:r>
          </w:p>
          <w:p w:rsidR="00AE7AB2" w:rsidRDefault="00E10BB2">
            <w:pPr>
              <w:spacing w:after="20" w:line="280" w:lineRule="auto"/>
              <w:jc w:val="left"/>
            </w:pPr>
            <w:r>
              <w:rPr>
                <w:sz w:val="21"/>
                <w:szCs w:val="21"/>
              </w:rPr>
              <w:t>（</w:t>
            </w:r>
            <w:r>
              <w:rPr>
                <w:sz w:val="21"/>
                <w:szCs w:val="21"/>
              </w:rPr>
              <w:t>2</w:t>
            </w:r>
            <w:r>
              <w:rPr>
                <w:sz w:val="21"/>
                <w:szCs w:val="21"/>
              </w:rPr>
              <w:t>）进入论文分析系统，查看信息特征知识关系分析功能展示；</w:t>
            </w:r>
          </w:p>
          <w:p w:rsidR="00AE7AB2" w:rsidRDefault="00E10BB2">
            <w:pPr>
              <w:spacing w:after="20" w:line="280" w:lineRule="auto"/>
              <w:jc w:val="left"/>
            </w:pPr>
            <w:r>
              <w:rPr>
                <w:sz w:val="21"/>
                <w:szCs w:val="21"/>
              </w:rPr>
              <w:t>（</w:t>
            </w:r>
            <w:r>
              <w:rPr>
                <w:sz w:val="21"/>
                <w:szCs w:val="21"/>
              </w:rPr>
              <w:t>3</w:t>
            </w:r>
            <w:r>
              <w:rPr>
                <w:sz w:val="21"/>
                <w:szCs w:val="21"/>
              </w:rPr>
              <w:t>）进入产业数据采集系统，查看信息特征知识关系分析功能展示；</w:t>
            </w:r>
          </w:p>
          <w:p w:rsidR="00AE7AB2" w:rsidRDefault="00E10BB2">
            <w:pPr>
              <w:spacing w:after="20" w:line="280" w:lineRule="auto"/>
              <w:jc w:val="left"/>
            </w:pPr>
            <w:r>
              <w:rPr>
                <w:sz w:val="21"/>
                <w:szCs w:val="21"/>
              </w:rPr>
              <w:t>（</w:t>
            </w:r>
            <w:r>
              <w:rPr>
                <w:sz w:val="21"/>
                <w:szCs w:val="21"/>
              </w:rPr>
              <w:t>4</w:t>
            </w:r>
            <w:r>
              <w:rPr>
                <w:sz w:val="21"/>
                <w:szCs w:val="21"/>
              </w:rPr>
              <w:t>）进入可视化数据采集资产大屏系统，查看信息特征知识关系分析功能展示；</w:t>
            </w:r>
          </w:p>
          <w:p w:rsidR="00AE7AB2" w:rsidRDefault="00E10BB2">
            <w:pPr>
              <w:spacing w:after="20" w:line="280" w:lineRule="auto"/>
              <w:jc w:val="left"/>
            </w:pPr>
            <w:r>
              <w:rPr>
                <w:sz w:val="21"/>
                <w:szCs w:val="21"/>
              </w:rPr>
              <w:t>（</w:t>
            </w:r>
            <w:r>
              <w:rPr>
                <w:sz w:val="21"/>
                <w:szCs w:val="21"/>
              </w:rPr>
              <w:t>5</w:t>
            </w:r>
            <w:r>
              <w:rPr>
                <w:sz w:val="21"/>
                <w:szCs w:val="21"/>
              </w:rPr>
              <w:t>）对各系统的信息特征知识关系分析功能进行汇总统计，逐项核对功能项数量及其有效性（含新增的合作网络、地域分布等功能）；</w:t>
            </w:r>
          </w:p>
          <w:p w:rsidR="00AE7AB2" w:rsidRDefault="00E10BB2">
            <w:pPr>
              <w:spacing w:after="20" w:line="280" w:lineRule="auto"/>
              <w:jc w:val="left"/>
            </w:pPr>
            <w:r>
              <w:rPr>
                <w:sz w:val="21"/>
                <w:szCs w:val="21"/>
              </w:rPr>
              <w:t>若信息特征知识关系分析功能达到</w:t>
            </w:r>
            <w:r>
              <w:rPr>
                <w:sz w:val="21"/>
                <w:szCs w:val="21"/>
              </w:rPr>
              <w:t>15</w:t>
            </w:r>
            <w:r>
              <w:rPr>
                <w:sz w:val="21"/>
                <w:szCs w:val="21"/>
              </w:rPr>
              <w:t>项且均可正常展示与使用，则通过测试，反之不通过。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3"/>
        <w:rPr>
          <w:rFonts w:asciiTheme="minorEastAsia" w:eastAsiaTheme="minorEastAsia" w:hAnsiTheme="minorEastAsia"/>
        </w:rPr>
      </w:pPr>
      <w:bookmarkStart w:id="605" w:name="_Toc636230561"/>
      <w:r>
        <w:rPr>
          <w:rFonts w:asciiTheme="minorEastAsia" w:eastAsiaTheme="minorEastAsia" w:hAnsiTheme="minorEastAsia"/>
        </w:rPr>
        <w:t>4.6.2 通专协同的产业领域大模型框架（课题三）</w:t>
      </w:r>
      <w:bookmarkEnd w:id="605"/>
    </w:p>
    <w:p w:rsidR="00AE7AB2" w:rsidRDefault="00E10BB2">
      <w:pPr>
        <w:pStyle w:val="4"/>
        <w:rPr>
          <w:rFonts w:asciiTheme="minorEastAsia" w:eastAsiaTheme="minorEastAsia" w:hAnsiTheme="minorEastAsia"/>
        </w:rPr>
      </w:pPr>
      <w:r>
        <w:rPr>
          <w:rFonts w:asciiTheme="minorEastAsia" w:eastAsiaTheme="minorEastAsia" w:hAnsiTheme="minorEastAsia"/>
        </w:rPr>
        <w:t>4.6.2.1 产业领域大模型参数规模（指标3.1）</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产业领域大模型参数规模</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2024YFB3312900-TP3.1</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widowControl/>
              <w:jc w:val="left"/>
              <w:rPr>
                <w:ins w:id="606" w:author="沈永亮" w:date="2026-07-12T22:26:00Z"/>
              </w:rPr>
            </w:pPr>
            <w:r>
              <w:rPr>
                <w:sz w:val="21"/>
                <w:szCs w:val="21"/>
              </w:rPr>
              <w:t>验证指标</w:t>
            </w:r>
            <w:r>
              <w:rPr>
                <w:sz w:val="21"/>
                <w:szCs w:val="21"/>
              </w:rPr>
              <w:t>3.1</w:t>
            </w:r>
            <w:r>
              <w:rPr>
                <w:rFonts w:hint="eastAsia"/>
                <w:sz w:val="21"/>
                <w:szCs w:val="21"/>
              </w:rPr>
              <w:t>“</w:t>
            </w:r>
            <w:r>
              <w:rPr>
                <w:sz w:val="21"/>
                <w:szCs w:val="21"/>
              </w:rPr>
              <w:t>产业领域大模型参数规模达到</w:t>
            </w:r>
            <w:r>
              <w:rPr>
                <w:sz w:val="21"/>
                <w:szCs w:val="21"/>
              </w:rPr>
              <w:t>700</w:t>
            </w:r>
            <w:r>
              <w:rPr>
                <w:sz w:val="21"/>
                <w:szCs w:val="21"/>
              </w:rPr>
              <w:t>亿</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id="607" w:author="沈永亮" w:date="2026-07-12T22:26:00Z">
              <w:r>
                <w:rPr>
                  <w:rFonts w:ascii="Menlo" w:eastAsia="Menlo" w:hAnsi="Menlo" w:cs="Menlo"/>
                  <w:color w:val="D7BA7D"/>
                  <w:sz w:val="28"/>
                  <w:szCs w:val="28"/>
                  <w:lang w:bidi="ar"/>
                </w:rPr>
                <w:t>总参数量 = Σ(各层参数量)</w:t>
              </w:r>
              <w:r>
                <w:rPr>
                  <w:rFonts w:ascii="Menlo" w:eastAsia="Menlo" w:hAnsi="Menlo" w:cs="Menlo" w:hint="eastAsia"/>
                  <w:color w:val="D7BA7D"/>
                  <w:sz w:val="28"/>
                  <w:szCs w:val="28"/>
                  <w:lang w:bidi="ar"/>
                </w:rPr>
                <w:t>，</w:t>
              </w:r>
              <w:r>
                <w:rPr>
                  <w:rFonts w:ascii="sans-serif" w:eastAsia="sans-serif" w:hAnsi="sans-serif" w:cs="sans-serif"/>
                  <w:color w:val="D4D4D4"/>
                  <w:sz w:val="28"/>
                  <w:szCs w:val="28"/>
                  <w:lang w:bidi="ar"/>
                </w:rPr>
                <w:t>说明遍历方法、是否含 embedding/输出层、共享权重处理、脚本输入（模型文件）与输出（分层清单+汇总）。</w:t>
              </w:r>
            </w:ins>
          </w:p>
          <w:p w:rsidR="00AE7AB2" w:rsidRDefault="00AE7AB2">
            <w:pPr>
              <w:spacing w:after="20" w:line="280" w:lineRule="auto"/>
              <w:jc w:val="left"/>
            </w:pP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w:t>
            </w:r>
            <w:r>
              <w:rPr>
                <w:sz w:val="21"/>
                <w:szCs w:val="21"/>
              </w:rPr>
              <w:t>-V1</w:t>
            </w:r>
            <w:r>
              <w:rPr>
                <w:sz w:val="21"/>
                <w:szCs w:val="21"/>
              </w:rPr>
              <w:t>已部署完成；经双方确认的大模型参数规模统计脚本已准备就绪。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）核查待统计模型文件与部署的产业领域大模型</w:t>
            </w:r>
            <w:r>
              <w:rPr>
                <w:sz w:val="21"/>
                <w:szCs w:val="21"/>
              </w:rPr>
              <w:t>-V1</w:t>
            </w:r>
            <w:r>
              <w:rPr>
                <w:sz w:val="21"/>
                <w:szCs w:val="21"/>
              </w:rPr>
              <w:t>的一致性；</w:t>
            </w:r>
          </w:p>
          <w:p w:rsidR="00AE7AB2" w:rsidRDefault="00E10BB2">
            <w:pPr>
              <w:spacing w:after="20" w:line="280" w:lineRule="auto"/>
              <w:jc w:val="left"/>
            </w:pPr>
            <w:r>
              <w:rPr>
                <w:sz w:val="21"/>
                <w:szCs w:val="21"/>
              </w:rPr>
              <w:t>（</w:t>
            </w:r>
            <w:r>
              <w:rPr>
                <w:sz w:val="21"/>
                <w:szCs w:val="21"/>
              </w:rPr>
              <w:t>2</w:t>
            </w:r>
            <w:r>
              <w:rPr>
                <w:sz w:val="21"/>
                <w:szCs w:val="21"/>
              </w:rPr>
              <w:t>）执行大模型参数规模统计脚本，遍历模型各层网络结构，逐层统计参数量并汇总输出参数总规模；</w:t>
            </w:r>
          </w:p>
          <w:p w:rsidR="00AE7AB2" w:rsidRDefault="00E10BB2">
            <w:pPr>
              <w:spacing w:after="20" w:line="280" w:lineRule="auto"/>
              <w:jc w:val="left"/>
            </w:pPr>
            <w:r>
              <w:rPr>
                <w:sz w:val="21"/>
                <w:szCs w:val="21"/>
              </w:rPr>
              <w:t>（</w:t>
            </w:r>
            <w:r>
              <w:rPr>
                <w:sz w:val="21"/>
                <w:szCs w:val="21"/>
              </w:rPr>
              <w:t>3</w:t>
            </w:r>
            <w:r>
              <w:rPr>
                <w:sz w:val="21"/>
                <w:szCs w:val="21"/>
              </w:rPr>
              <w:t>）记录统计结果并截图留存；</w:t>
            </w:r>
          </w:p>
          <w:p w:rsidR="00AE7AB2" w:rsidRDefault="00E10BB2">
            <w:pPr>
              <w:spacing w:after="20" w:line="280" w:lineRule="auto"/>
              <w:jc w:val="left"/>
            </w:pPr>
            <w:proofErr w:type="gramStart"/>
            <w:r>
              <w:rPr>
                <w:sz w:val="21"/>
                <w:szCs w:val="21"/>
              </w:rPr>
              <w:t>若产业</w:t>
            </w:r>
            <w:proofErr w:type="gramEnd"/>
            <w:r>
              <w:rPr>
                <w:sz w:val="21"/>
                <w:szCs w:val="21"/>
              </w:rPr>
              <w:t>领域大模型</w:t>
            </w:r>
            <w:r>
              <w:rPr>
                <w:sz w:val="21"/>
                <w:szCs w:val="21"/>
              </w:rPr>
              <w:t>-V1</w:t>
            </w:r>
            <w:r>
              <w:rPr>
                <w:sz w:val="21"/>
                <w:szCs w:val="21"/>
              </w:rPr>
              <w:t>参数规模达到</w:t>
            </w:r>
            <w:r>
              <w:rPr>
                <w:sz w:val="21"/>
                <w:szCs w:val="21"/>
              </w:rPr>
              <w:t>700</w:t>
            </w:r>
            <w:r>
              <w:rPr>
                <w:sz w:val="21"/>
                <w:szCs w:val="21"/>
              </w:rPr>
              <w:t>亿及以上，则通过测试，反之不通过。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脚本统计、</w:t>
            </w:r>
            <w:proofErr w:type="gramStart"/>
            <w:r>
              <w:rPr>
                <w:sz w:val="21"/>
                <w:szCs w:val="21"/>
              </w:rPr>
              <w:t>白盒核查</w:t>
            </w:r>
            <w:proofErr w:type="gramEnd"/>
            <w:r>
              <w:rPr>
                <w:sz w:val="21"/>
                <w:szCs w:val="21"/>
              </w:rPr>
              <w:t>与黑盒测试相结合。</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4.6.2.2 产业领域大模型支持的数据类型（指标3.2）</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产业领域大模型支持的数据类型</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2024YFB3312900-TP3.2</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3.2</w:t>
            </w:r>
            <w:r>
              <w:rPr>
                <w:rFonts w:hint="eastAsia"/>
                <w:sz w:val="21"/>
                <w:szCs w:val="21"/>
              </w:rPr>
              <w:t>“</w:t>
            </w:r>
            <w:r>
              <w:rPr>
                <w:sz w:val="21"/>
                <w:szCs w:val="21"/>
              </w:rPr>
              <w:t>产业领域大模型支持文本、表格数据类型</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w:t>
            </w:r>
            <w:r>
              <w:rPr>
                <w:sz w:val="21"/>
                <w:szCs w:val="21"/>
              </w:rPr>
              <w:t>-V1</w:t>
            </w:r>
            <w:r>
              <w:rPr>
                <w:sz w:val="21"/>
                <w:szCs w:val="21"/>
              </w:rPr>
              <w:t>与产业领域智能体框架</w:t>
            </w:r>
            <w:r>
              <w:rPr>
                <w:sz w:val="21"/>
                <w:szCs w:val="21"/>
              </w:rPr>
              <w:t>iChainAgent-V1</w:t>
            </w:r>
            <w:r>
              <w:rPr>
                <w:sz w:val="21"/>
                <w:szCs w:val="21"/>
              </w:rPr>
              <w:t>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）打开产业领域智能体</w:t>
            </w:r>
            <w:r>
              <w:rPr>
                <w:sz w:val="21"/>
                <w:szCs w:val="21"/>
              </w:rPr>
              <w:t>iChainAgent-V1</w:t>
            </w:r>
            <w:r>
              <w:rPr>
                <w:sz w:val="21"/>
                <w:szCs w:val="21"/>
              </w:rPr>
              <w:t>；</w:t>
            </w:r>
          </w:p>
          <w:p w:rsidR="00AE7AB2" w:rsidRDefault="00E10BB2">
            <w:pPr>
              <w:spacing w:after="20" w:line="280" w:lineRule="auto"/>
              <w:jc w:val="left"/>
            </w:pPr>
            <w:r>
              <w:rPr>
                <w:sz w:val="21"/>
                <w:szCs w:val="21"/>
              </w:rPr>
              <w:t>（</w:t>
            </w:r>
            <w:r>
              <w:rPr>
                <w:sz w:val="21"/>
                <w:szCs w:val="21"/>
              </w:rPr>
              <w:t>2</w:t>
            </w:r>
            <w:r>
              <w:rPr>
                <w:sz w:val="21"/>
                <w:szCs w:val="21"/>
              </w:rPr>
              <w:t>）输入产业领域文本内容，查看模型问答结果；若模型能正确理解文本输入并给出合理回答，则通过测试，反之不通过；</w:t>
            </w:r>
          </w:p>
          <w:p w:rsidR="00AE7AB2" w:rsidRDefault="00E10BB2">
            <w:pPr>
              <w:spacing w:after="20" w:line="280" w:lineRule="auto"/>
              <w:jc w:val="left"/>
            </w:pPr>
            <w:r>
              <w:rPr>
                <w:sz w:val="21"/>
                <w:szCs w:val="21"/>
              </w:rPr>
              <w:t>（</w:t>
            </w:r>
            <w:r>
              <w:rPr>
                <w:sz w:val="21"/>
                <w:szCs w:val="21"/>
              </w:rPr>
              <w:t>3</w:t>
            </w:r>
            <w:r>
              <w:rPr>
                <w:sz w:val="21"/>
                <w:szCs w:val="21"/>
              </w:rPr>
              <w:t>）输入表格数据，查看模型问答结果；若模型能正确理解表格输入并给出合理回答，则通过测试，反之不通过。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4.6.2.3 产业领域大模型支持的功能（指标3.3）</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81"/>
        <w:gridCol w:w="1309"/>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781"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产业领域大模型支持的功能</w:t>
            </w:r>
          </w:p>
        </w:tc>
        <w:tc>
          <w:tcPr>
            <w:tcW w:w="1309"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2024YFB3312900-TP3.3</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3.3</w:t>
            </w:r>
            <w:r>
              <w:rPr>
                <w:rFonts w:hint="eastAsia"/>
                <w:sz w:val="21"/>
                <w:szCs w:val="21"/>
              </w:rPr>
              <w:t>“</w:t>
            </w:r>
            <w:r>
              <w:rPr>
                <w:sz w:val="21"/>
                <w:szCs w:val="21"/>
              </w:rPr>
              <w:t>产业领域大模型支持产业领域文本对话</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w:t>
            </w:r>
            <w:r>
              <w:rPr>
                <w:sz w:val="21"/>
                <w:szCs w:val="21"/>
              </w:rPr>
              <w:t>-V1</w:t>
            </w:r>
            <w:r>
              <w:rPr>
                <w:sz w:val="21"/>
                <w:szCs w:val="21"/>
              </w:rPr>
              <w:t>与产业领域智能体框架</w:t>
            </w:r>
            <w:r>
              <w:rPr>
                <w:sz w:val="21"/>
                <w:szCs w:val="21"/>
              </w:rPr>
              <w:t>iChainAgent-V1</w:t>
            </w:r>
            <w:r>
              <w:rPr>
                <w:sz w:val="21"/>
                <w:szCs w:val="21"/>
              </w:rPr>
              <w:t>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）打开产业领域智能体</w:t>
            </w:r>
            <w:r>
              <w:rPr>
                <w:sz w:val="21"/>
                <w:szCs w:val="21"/>
              </w:rPr>
              <w:t>iChainAgent-V1</w:t>
            </w:r>
            <w:r>
              <w:rPr>
                <w:sz w:val="21"/>
                <w:szCs w:val="21"/>
              </w:rPr>
              <w:t>；</w:t>
            </w:r>
          </w:p>
          <w:p w:rsidR="00AE7AB2" w:rsidRDefault="00E10BB2">
            <w:pPr>
              <w:spacing w:after="20" w:line="280" w:lineRule="auto"/>
              <w:jc w:val="left"/>
            </w:pPr>
            <w:r>
              <w:rPr>
                <w:sz w:val="21"/>
                <w:szCs w:val="21"/>
              </w:rPr>
              <w:t>（</w:t>
            </w:r>
            <w:r>
              <w:rPr>
                <w:sz w:val="21"/>
                <w:szCs w:val="21"/>
              </w:rPr>
              <w:t>2</w:t>
            </w:r>
            <w:r>
              <w:rPr>
                <w:sz w:val="21"/>
                <w:szCs w:val="21"/>
              </w:rPr>
              <w:t>）输入产业领域相关问题进行多轮文本对话，查看问答结果；</w:t>
            </w:r>
          </w:p>
          <w:p w:rsidR="00AE7AB2" w:rsidRDefault="00E10BB2">
            <w:pPr>
              <w:spacing w:after="20" w:line="280" w:lineRule="auto"/>
              <w:jc w:val="left"/>
            </w:pPr>
            <w:r>
              <w:rPr>
                <w:sz w:val="21"/>
                <w:szCs w:val="21"/>
              </w:rPr>
              <w:t>若模型支持产业领域文本对话，回答内容与产业领域问题相关且逻辑合理，则通过测试，反之不通过。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4.6.2.4 产业知识库检索增强框架（指标3.4）</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产业知识库检索增强框架</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2024YFB3312900-TP3.4</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3.4</w:t>
            </w:r>
            <w:r>
              <w:rPr>
                <w:rFonts w:hint="eastAsia"/>
                <w:sz w:val="21"/>
                <w:szCs w:val="21"/>
              </w:rPr>
              <w:t>“</w:t>
            </w:r>
            <w:r>
              <w:rPr>
                <w:sz w:val="21"/>
                <w:szCs w:val="21"/>
              </w:rPr>
              <w:t>产业知识库检索增强框架支持</w:t>
            </w:r>
            <w:r>
              <w:rPr>
                <w:sz w:val="21"/>
                <w:szCs w:val="21"/>
              </w:rPr>
              <w:t>5</w:t>
            </w:r>
            <w:r>
              <w:rPr>
                <w:sz w:val="21"/>
                <w:szCs w:val="21"/>
              </w:rPr>
              <w:t>种产业领域知识库（包括新材料、新能源、电子信息等领域）</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产业知识库检索增强框架</w:t>
            </w:r>
            <w:r>
              <w:rPr>
                <w:sz w:val="21"/>
                <w:szCs w:val="21"/>
              </w:rPr>
              <w:t>V1.0</w:t>
            </w:r>
            <w:r>
              <w:rPr>
                <w:sz w:val="21"/>
                <w:szCs w:val="21"/>
              </w:rPr>
              <w:t>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）打开产业知识库检索增强框架；</w:t>
            </w:r>
          </w:p>
          <w:p w:rsidR="00AE7AB2" w:rsidRDefault="00E10BB2">
            <w:pPr>
              <w:spacing w:after="20" w:line="280" w:lineRule="auto"/>
              <w:jc w:val="left"/>
            </w:pPr>
            <w:r>
              <w:rPr>
                <w:sz w:val="21"/>
                <w:szCs w:val="21"/>
              </w:rPr>
              <w:t>（</w:t>
            </w:r>
            <w:r>
              <w:rPr>
                <w:sz w:val="21"/>
                <w:szCs w:val="21"/>
              </w:rPr>
              <w:t>2</w:t>
            </w:r>
            <w:r>
              <w:rPr>
                <w:sz w:val="21"/>
                <w:szCs w:val="21"/>
              </w:rPr>
              <w:t>）选择产业领域</w:t>
            </w:r>
            <w:proofErr w:type="gramStart"/>
            <w:r>
              <w:rPr>
                <w:sz w:val="21"/>
                <w:szCs w:val="21"/>
              </w:rPr>
              <w:t>”</w:t>
            </w:r>
            <w:proofErr w:type="gramEnd"/>
            <w:r>
              <w:rPr>
                <w:sz w:val="21"/>
                <w:szCs w:val="21"/>
              </w:rPr>
              <w:t>新材料</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r>
              <w:rPr>
                <w:sz w:val="21"/>
                <w:szCs w:val="21"/>
              </w:rPr>
              <w:t>（</w:t>
            </w:r>
            <w:r>
              <w:rPr>
                <w:sz w:val="21"/>
                <w:szCs w:val="21"/>
              </w:rPr>
              <w:t>3</w:t>
            </w:r>
            <w:r>
              <w:rPr>
                <w:sz w:val="21"/>
                <w:szCs w:val="21"/>
              </w:rPr>
              <w:t>）选择产业领域</w:t>
            </w:r>
            <w:proofErr w:type="gramStart"/>
            <w:r>
              <w:rPr>
                <w:sz w:val="21"/>
                <w:szCs w:val="21"/>
              </w:rPr>
              <w:t>”</w:t>
            </w:r>
            <w:proofErr w:type="gramEnd"/>
            <w:r>
              <w:rPr>
                <w:sz w:val="21"/>
                <w:szCs w:val="21"/>
              </w:rPr>
              <w:t>新能源</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r>
              <w:rPr>
                <w:sz w:val="21"/>
                <w:szCs w:val="21"/>
              </w:rPr>
              <w:t>（</w:t>
            </w:r>
            <w:r>
              <w:rPr>
                <w:sz w:val="21"/>
                <w:szCs w:val="21"/>
              </w:rPr>
              <w:t>4</w:t>
            </w:r>
            <w:r>
              <w:rPr>
                <w:sz w:val="21"/>
                <w:szCs w:val="21"/>
              </w:rPr>
              <w:t>）选择产业领域</w:t>
            </w:r>
            <w:proofErr w:type="gramStart"/>
            <w:r>
              <w:rPr>
                <w:sz w:val="21"/>
                <w:szCs w:val="21"/>
              </w:rPr>
              <w:t>”</w:t>
            </w:r>
            <w:proofErr w:type="gramEnd"/>
            <w:r>
              <w:rPr>
                <w:sz w:val="21"/>
                <w:szCs w:val="21"/>
              </w:rPr>
              <w:t>电子信息</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r>
              <w:rPr>
                <w:sz w:val="21"/>
                <w:szCs w:val="21"/>
              </w:rPr>
              <w:t>（</w:t>
            </w:r>
            <w:r>
              <w:rPr>
                <w:sz w:val="21"/>
                <w:szCs w:val="21"/>
              </w:rPr>
              <w:t>5</w:t>
            </w:r>
            <w:r>
              <w:rPr>
                <w:sz w:val="21"/>
                <w:szCs w:val="21"/>
              </w:rPr>
              <w:t>）选择产业领域</w:t>
            </w:r>
            <w:proofErr w:type="gramStart"/>
            <w:r>
              <w:rPr>
                <w:sz w:val="21"/>
                <w:szCs w:val="21"/>
              </w:rPr>
              <w:t>”</w:t>
            </w:r>
            <w:proofErr w:type="gramEnd"/>
            <w:r>
              <w:rPr>
                <w:sz w:val="21"/>
                <w:szCs w:val="21"/>
              </w:rPr>
              <w:t>光学产业链</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r>
              <w:rPr>
                <w:sz w:val="21"/>
                <w:szCs w:val="21"/>
              </w:rPr>
              <w:t>（</w:t>
            </w:r>
            <w:r>
              <w:rPr>
                <w:sz w:val="21"/>
                <w:szCs w:val="21"/>
              </w:rPr>
              <w:t>6</w:t>
            </w:r>
            <w:r>
              <w:rPr>
                <w:sz w:val="21"/>
                <w:szCs w:val="21"/>
              </w:rPr>
              <w:t>）选择产业领域</w:t>
            </w:r>
            <w:proofErr w:type="gramStart"/>
            <w:r>
              <w:rPr>
                <w:sz w:val="21"/>
                <w:szCs w:val="21"/>
              </w:rPr>
              <w:t>”</w:t>
            </w:r>
            <w:proofErr w:type="gramEnd"/>
            <w:r>
              <w:rPr>
                <w:sz w:val="21"/>
                <w:szCs w:val="21"/>
              </w:rPr>
              <w:t>半导体</w:t>
            </w:r>
            <w:proofErr w:type="gramStart"/>
            <w:r>
              <w:rPr>
                <w:sz w:val="21"/>
                <w:szCs w:val="21"/>
              </w:rPr>
              <w:t>”</w:t>
            </w:r>
            <w:proofErr w:type="gramEnd"/>
            <w:r>
              <w:rPr>
                <w:sz w:val="21"/>
                <w:szCs w:val="21"/>
              </w:rPr>
              <w:t>知识库，输入问题后进行检索，查看检索增强结果；</w:t>
            </w:r>
          </w:p>
          <w:p w:rsidR="00AE7AB2" w:rsidRDefault="00E10BB2">
            <w:pPr>
              <w:spacing w:after="20" w:line="280" w:lineRule="auto"/>
              <w:jc w:val="left"/>
            </w:pPr>
            <w:proofErr w:type="gramStart"/>
            <w:r>
              <w:rPr>
                <w:sz w:val="21"/>
                <w:szCs w:val="21"/>
              </w:rPr>
              <w:t>若产业</w:t>
            </w:r>
            <w:proofErr w:type="gramEnd"/>
            <w:r>
              <w:rPr>
                <w:sz w:val="21"/>
                <w:szCs w:val="21"/>
              </w:rPr>
              <w:t>知识库检索增强框架支持不少于</w:t>
            </w:r>
            <w:r>
              <w:rPr>
                <w:sz w:val="21"/>
                <w:szCs w:val="21"/>
              </w:rPr>
              <w:t>5</w:t>
            </w:r>
            <w:r>
              <w:rPr>
                <w:sz w:val="21"/>
                <w:szCs w:val="21"/>
              </w:rPr>
              <w:t>种产业领域知识库，且各知识库检索结果与所选领域及问题相关，则通过测试，反之不通过。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4.6.2.5 产业领域智能体框架（指标3.5）</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产业领域智能体框架</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2024YFB3312900-TP3.5</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3.5</w:t>
            </w:r>
            <w:r>
              <w:rPr>
                <w:rFonts w:hint="eastAsia"/>
                <w:sz w:val="21"/>
                <w:szCs w:val="21"/>
              </w:rPr>
              <w:t>“</w:t>
            </w:r>
            <w:r>
              <w:rPr>
                <w:sz w:val="21"/>
                <w:szCs w:val="21"/>
              </w:rPr>
              <w:t>产业领域智能体框架具备产业要素抽取、文档解读、数据分析、报告生成等能力</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产业领域智能体框架</w:t>
            </w:r>
            <w:r>
              <w:rPr>
                <w:sz w:val="21"/>
                <w:szCs w:val="21"/>
              </w:rPr>
              <w:t>iChainAgent-V1</w:t>
            </w:r>
            <w:r>
              <w:rPr>
                <w:sz w:val="21"/>
                <w:szCs w:val="21"/>
              </w:rPr>
              <w:t>已部署完成并正常运行，测试文档与数据已准备就绪。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）打开产业领域智能体框架</w:t>
            </w:r>
            <w:r>
              <w:rPr>
                <w:sz w:val="21"/>
                <w:szCs w:val="21"/>
              </w:rPr>
              <w:t>iChainAgent-V1</w:t>
            </w:r>
            <w:r>
              <w:rPr>
                <w:sz w:val="21"/>
                <w:szCs w:val="21"/>
              </w:rPr>
              <w:t>；</w:t>
            </w:r>
          </w:p>
          <w:p w:rsidR="00AE7AB2" w:rsidRDefault="00E10BB2">
            <w:pPr>
              <w:spacing w:after="20" w:line="280" w:lineRule="auto"/>
              <w:jc w:val="left"/>
            </w:pPr>
            <w:r>
              <w:rPr>
                <w:sz w:val="21"/>
                <w:szCs w:val="21"/>
              </w:rPr>
              <w:t>（</w:t>
            </w:r>
            <w:r>
              <w:rPr>
                <w:sz w:val="21"/>
                <w:szCs w:val="21"/>
              </w:rPr>
              <w:t>2</w:t>
            </w:r>
            <w:r>
              <w:rPr>
                <w:sz w:val="21"/>
                <w:szCs w:val="21"/>
              </w:rPr>
              <w:t>）输入产业相关文本，执行产业要素抽取，查看抽取结果；若能正确抽取产业要素，则通过测试，反之不通过；</w:t>
            </w:r>
          </w:p>
          <w:p w:rsidR="00AE7AB2" w:rsidRDefault="00E10BB2">
            <w:pPr>
              <w:spacing w:after="20" w:line="280" w:lineRule="auto"/>
              <w:jc w:val="left"/>
            </w:pPr>
            <w:r>
              <w:rPr>
                <w:sz w:val="21"/>
                <w:szCs w:val="21"/>
              </w:rPr>
              <w:t>（</w:t>
            </w:r>
            <w:r>
              <w:rPr>
                <w:sz w:val="21"/>
                <w:szCs w:val="21"/>
              </w:rPr>
              <w:t>3</w:t>
            </w:r>
            <w:r>
              <w:rPr>
                <w:sz w:val="21"/>
                <w:szCs w:val="21"/>
              </w:rPr>
              <w:t>）上</w:t>
            </w:r>
            <w:proofErr w:type="gramStart"/>
            <w:r>
              <w:rPr>
                <w:sz w:val="21"/>
                <w:szCs w:val="21"/>
              </w:rPr>
              <w:t>传产业</w:t>
            </w:r>
            <w:proofErr w:type="gramEnd"/>
            <w:r>
              <w:rPr>
                <w:sz w:val="21"/>
                <w:szCs w:val="21"/>
              </w:rPr>
              <w:t>文档，输入问题进行文档解读，查看解读结果；若解读内容与文档内容一致</w:t>
            </w:r>
            <w:proofErr w:type="gramStart"/>
            <w:r>
              <w:rPr>
                <w:sz w:val="21"/>
                <w:szCs w:val="21"/>
              </w:rPr>
              <w:t>且回答</w:t>
            </w:r>
            <w:proofErr w:type="gramEnd"/>
            <w:r>
              <w:rPr>
                <w:sz w:val="21"/>
                <w:szCs w:val="21"/>
              </w:rPr>
              <w:t>合理，则通过测试，反之不通过；</w:t>
            </w:r>
          </w:p>
          <w:p w:rsidR="00AE7AB2" w:rsidRDefault="00E10BB2">
            <w:pPr>
              <w:spacing w:after="20" w:line="280" w:lineRule="auto"/>
              <w:jc w:val="left"/>
            </w:pPr>
            <w:r>
              <w:rPr>
                <w:sz w:val="21"/>
                <w:szCs w:val="21"/>
              </w:rPr>
              <w:t>（</w:t>
            </w:r>
            <w:r>
              <w:rPr>
                <w:sz w:val="21"/>
                <w:szCs w:val="21"/>
              </w:rPr>
              <w:t>4</w:t>
            </w:r>
            <w:r>
              <w:rPr>
                <w:sz w:val="21"/>
                <w:szCs w:val="21"/>
              </w:rPr>
              <w:t>）输入数据分析任务，查看数据分析结果；若分析结果正确合理，则通过测试，反之不通过；</w:t>
            </w:r>
          </w:p>
          <w:p w:rsidR="00AE7AB2" w:rsidRDefault="00E10BB2">
            <w:pPr>
              <w:spacing w:after="20" w:line="280" w:lineRule="auto"/>
              <w:jc w:val="left"/>
            </w:pPr>
            <w:r>
              <w:rPr>
                <w:sz w:val="21"/>
                <w:szCs w:val="21"/>
              </w:rPr>
              <w:t>（</w:t>
            </w:r>
            <w:r>
              <w:rPr>
                <w:sz w:val="21"/>
                <w:szCs w:val="21"/>
              </w:rPr>
              <w:t>5</w:t>
            </w:r>
            <w:r>
              <w:rPr>
                <w:sz w:val="21"/>
                <w:szCs w:val="21"/>
              </w:rPr>
              <w:t>）输入报告生成任务，查看生成的报告；若能生成结构完整、内容相关的产业报告，则通过测试，反之不通过。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Pr="00AE7AB2" w:rsidRDefault="00E10BB2">
      <w:pPr>
        <w:pStyle w:val="3"/>
        <w:rPr>
          <w:rFonts w:asciiTheme="minorEastAsia" w:eastAsiaTheme="minorEastAsia" w:hAnsiTheme="minorEastAsia"/>
          <w:highlight w:val="yellow"/>
          <w:rPrChange w:id="608" w:author="伟 李" w:date="2026-07-13T14:25:00Z">
            <w:rPr>
              <w:rFonts w:asciiTheme="minorEastAsia" w:eastAsiaTheme="minorEastAsia" w:hAnsiTheme="minorEastAsia"/>
            </w:rPr>
          </w:rPrChange>
        </w:rPr>
      </w:pPr>
      <w:bookmarkStart w:id="609" w:name="_Toc805960314"/>
      <w:r>
        <w:rPr>
          <w:rFonts w:asciiTheme="minorEastAsia" w:eastAsiaTheme="minorEastAsia" w:hAnsiTheme="minorEastAsia"/>
          <w:highlight w:val="yellow"/>
          <w:rPrChange w:id="610" w:author="伟 李" w:date="2026-07-13T14:25:00Z">
            <w:rPr>
              <w:rFonts w:asciiTheme="minorEastAsia" w:eastAsiaTheme="minorEastAsia" w:hAnsiTheme="minorEastAsia"/>
            </w:rPr>
          </w:rPrChange>
        </w:rPr>
        <w:t>4.6.3 产业技术识别模型及工具集（课题四）</w:t>
      </w:r>
      <w:bookmarkEnd w:id="609"/>
    </w:p>
    <w:p w:rsidR="00AE7AB2" w:rsidRPr="00AE7AB2" w:rsidRDefault="00E10BB2">
      <w:pPr>
        <w:pStyle w:val="4"/>
        <w:rPr>
          <w:rFonts w:asciiTheme="minorEastAsia" w:eastAsiaTheme="minorEastAsia" w:hAnsiTheme="minorEastAsia"/>
          <w:highlight w:val="yellow"/>
          <w:rPrChange w:id="611" w:author="伟 李" w:date="2026-07-13T14:25:00Z">
            <w:rPr>
              <w:rFonts w:asciiTheme="minorEastAsia" w:eastAsiaTheme="minorEastAsia" w:hAnsiTheme="minorEastAsia"/>
            </w:rPr>
          </w:rPrChange>
        </w:rPr>
      </w:pPr>
      <w:r>
        <w:rPr>
          <w:rFonts w:asciiTheme="minorEastAsia" w:eastAsiaTheme="minorEastAsia" w:hAnsiTheme="minorEastAsia"/>
          <w:highlight w:val="yellow"/>
          <w:rPrChange w:id="612" w:author="伟 李" w:date="2026-07-13T14:25:00Z">
            <w:rPr>
              <w:rFonts w:asciiTheme="minorEastAsia" w:eastAsiaTheme="minorEastAsia" w:hAnsiTheme="minorEastAsia"/>
            </w:rPr>
          </w:rPrChange>
        </w:rPr>
        <w:t>4.6.3.1 产业识别专用模型（指标4.1）</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13" w:author="伟 李" w:date="2026-07-13T14:25:00Z">
                  <w:rPr/>
                </w:rPrChange>
              </w:rPr>
            </w:pPr>
            <w:r>
              <w:rPr>
                <w:rFonts w:hint="eastAsia"/>
                <w:b/>
                <w:bCs/>
                <w:sz w:val="21"/>
                <w:szCs w:val="21"/>
                <w:highlight w:val="yellow"/>
                <w:rPrChange w:id="614" w:author="伟 李" w:date="2026-07-13T14:25:00Z">
                  <w:rPr>
                    <w:rFonts w:hint="eastAsia"/>
                    <w:b/>
                    <w:bCs/>
                    <w:sz w:val="21"/>
                    <w:szCs w:val="21"/>
                  </w:rPr>
                </w:rPrChange>
              </w:rPr>
              <w:t>测试项名称</w:t>
            </w:r>
          </w:p>
        </w:tc>
        <w:tc>
          <w:tcPr>
            <w:tcW w:w="2540" w:type="dxa"/>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15" w:author="伟 李" w:date="2026-07-13T14:25:00Z">
                  <w:rPr/>
                </w:rPrChange>
              </w:rPr>
            </w:pPr>
            <w:r>
              <w:rPr>
                <w:rFonts w:hint="eastAsia"/>
                <w:sz w:val="21"/>
                <w:szCs w:val="21"/>
                <w:highlight w:val="yellow"/>
                <w:rPrChange w:id="616" w:author="伟 李" w:date="2026-07-13T14:25:00Z">
                  <w:rPr>
                    <w:rFonts w:hint="eastAsia"/>
                    <w:sz w:val="21"/>
                    <w:szCs w:val="21"/>
                  </w:rPr>
                </w:rPrChange>
              </w:rPr>
              <w:t>产业识别专用模型</w:t>
            </w:r>
          </w:p>
        </w:tc>
        <w:tc>
          <w:tcPr>
            <w:tcW w:w="15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17" w:author="伟 李" w:date="2026-07-13T14:25:00Z">
                  <w:rPr/>
                </w:rPrChange>
              </w:rPr>
            </w:pPr>
            <w:r>
              <w:rPr>
                <w:rFonts w:hint="eastAsia"/>
                <w:b/>
                <w:bCs/>
                <w:sz w:val="21"/>
                <w:szCs w:val="21"/>
                <w:highlight w:val="yellow"/>
                <w:rPrChange w:id="618" w:author="伟 李" w:date="2026-07-13T14:25:00Z">
                  <w:rPr>
                    <w:rFonts w:hint="eastAsia"/>
                    <w:b/>
                    <w:bCs/>
                    <w:sz w:val="21"/>
                    <w:szCs w:val="21"/>
                  </w:rPr>
                </w:rPrChange>
              </w:rPr>
              <w:t>测试项标识</w:t>
            </w:r>
          </w:p>
        </w:tc>
        <w:tc>
          <w:tcPr>
            <w:tcW w:w="3170" w:type="dxa"/>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19" w:author="伟 李" w:date="2026-07-13T14:25:00Z">
                  <w:rPr/>
                </w:rPrChange>
              </w:rPr>
            </w:pPr>
            <w:r>
              <w:rPr>
                <w:sz w:val="21"/>
                <w:szCs w:val="21"/>
                <w:highlight w:val="yellow"/>
                <w:rPrChange w:id="620" w:author="伟 李" w:date="2026-07-13T14:25:00Z">
                  <w:rPr>
                    <w:sz w:val="21"/>
                    <w:szCs w:val="21"/>
                  </w:rPr>
                </w:rPrChange>
              </w:rPr>
              <w:t>2024YFB3312900-TP4.1</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21" w:author="伟 李" w:date="2026-07-13T14:25:00Z">
                  <w:rPr/>
                </w:rPrChange>
              </w:rPr>
            </w:pPr>
            <w:r>
              <w:rPr>
                <w:rFonts w:hint="eastAsia"/>
                <w:b/>
                <w:bCs/>
                <w:sz w:val="21"/>
                <w:szCs w:val="21"/>
                <w:highlight w:val="yellow"/>
                <w:rPrChange w:id="622" w:author="伟 李" w:date="2026-07-13T14:25:00Z">
                  <w:rPr>
                    <w:rFonts w:hint="eastAsia"/>
                    <w:b/>
                    <w:bCs/>
                    <w:sz w:val="21"/>
                    <w:szCs w:val="21"/>
                  </w:rPr>
                </w:rPrChange>
              </w:rPr>
              <w:t>测试项描述</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623" w:author="伟 李" w:date="2026-07-13T14:25:00Z">
                  <w:rPr/>
                </w:rPrChange>
              </w:rPr>
            </w:pPr>
            <w:r>
              <w:rPr>
                <w:rFonts w:hint="eastAsia"/>
                <w:sz w:val="21"/>
                <w:szCs w:val="21"/>
                <w:highlight w:val="yellow"/>
                <w:rPrChange w:id="624" w:author="伟 李" w:date="2026-07-13T14:25:00Z">
                  <w:rPr>
                    <w:rFonts w:hint="eastAsia"/>
                    <w:sz w:val="21"/>
                    <w:szCs w:val="21"/>
                  </w:rPr>
                </w:rPrChange>
              </w:rPr>
              <w:t>验证指标</w:t>
            </w:r>
            <w:r>
              <w:rPr>
                <w:sz w:val="21"/>
                <w:szCs w:val="21"/>
                <w:highlight w:val="yellow"/>
                <w:rPrChange w:id="625" w:author="伟 李" w:date="2026-07-13T14:25:00Z">
                  <w:rPr>
                    <w:sz w:val="21"/>
                    <w:szCs w:val="21"/>
                  </w:rPr>
                </w:rPrChange>
              </w:rPr>
              <w:t>4.1</w:t>
            </w:r>
            <w:r>
              <w:rPr>
                <w:rFonts w:hint="eastAsia"/>
                <w:sz w:val="21"/>
                <w:szCs w:val="21"/>
                <w:highlight w:val="yellow"/>
                <w:rPrChange w:id="626" w:author="伟 李" w:date="2026-07-13T14:25:00Z">
                  <w:rPr>
                    <w:rFonts w:hint="eastAsia"/>
                    <w:sz w:val="21"/>
                    <w:szCs w:val="21"/>
                  </w:rPr>
                </w:rPrChange>
              </w:rPr>
              <w:t>“研发关键技术挖掘、演进路径分析、重点目标画像、碎片化信息聚合等</w:t>
            </w:r>
            <w:r>
              <w:rPr>
                <w:sz w:val="21"/>
                <w:szCs w:val="21"/>
                <w:highlight w:val="yellow"/>
                <w:rPrChange w:id="627" w:author="伟 李" w:date="2026-07-13T14:25:00Z">
                  <w:rPr>
                    <w:sz w:val="21"/>
                    <w:szCs w:val="21"/>
                  </w:rPr>
                </w:rPrChange>
              </w:rPr>
              <w:t>4</w:t>
            </w:r>
            <w:r>
              <w:rPr>
                <w:rFonts w:hint="eastAsia"/>
                <w:sz w:val="21"/>
                <w:szCs w:val="21"/>
                <w:highlight w:val="yellow"/>
                <w:rPrChange w:id="628" w:author="伟 李" w:date="2026-07-13T14:25:00Z">
                  <w:rPr>
                    <w:rFonts w:hint="eastAsia"/>
                    <w:sz w:val="21"/>
                    <w:szCs w:val="21"/>
                  </w:rPr>
                </w:rPrChange>
              </w:rPr>
              <w:t>个产业识别专用模型</w:t>
            </w:r>
            <w:r>
              <w:rPr>
                <w:sz w:val="21"/>
                <w:szCs w:val="21"/>
                <w:highlight w:val="yellow"/>
                <w:rPrChange w:id="629" w:author="伟 李" w:date="2026-07-13T14:25:00Z">
                  <w:rPr>
                    <w:sz w:val="21"/>
                    <w:szCs w:val="21"/>
                  </w:rPr>
                </w:rPrChange>
              </w:rPr>
              <w:t xml:space="preserve"> </w:t>
            </w:r>
            <w:r>
              <w:rPr>
                <w:rFonts w:hint="eastAsia"/>
                <w:sz w:val="21"/>
                <w:szCs w:val="21"/>
                <w:highlight w:val="yellow"/>
                <w:rPrChange w:id="630" w:author="伟 李" w:date="2026-07-13T14:25:00Z">
                  <w:rPr>
                    <w:rFonts w:hint="eastAsia"/>
                    <w:sz w:val="21"/>
                    <w:szCs w:val="21"/>
                  </w:rPr>
                </w:rPrChange>
              </w:rPr>
              <w:t>”是否符合任务</w:t>
            </w:r>
            <w:proofErr w:type="gramStart"/>
            <w:r>
              <w:rPr>
                <w:rFonts w:hint="eastAsia"/>
                <w:sz w:val="21"/>
                <w:szCs w:val="21"/>
                <w:highlight w:val="yellow"/>
                <w:rPrChange w:id="631" w:author="伟 李" w:date="2026-07-13T14:25:00Z">
                  <w:rPr>
                    <w:rFonts w:hint="eastAsia"/>
                    <w:sz w:val="21"/>
                    <w:szCs w:val="21"/>
                  </w:rPr>
                </w:rPrChange>
              </w:rPr>
              <w:t>书中期</w:t>
            </w:r>
            <w:proofErr w:type="gramEnd"/>
            <w:r>
              <w:rPr>
                <w:rFonts w:hint="eastAsia"/>
                <w:sz w:val="21"/>
                <w:szCs w:val="21"/>
                <w:highlight w:val="yellow"/>
                <w:rPrChange w:id="632" w:author="伟 李" w:date="2026-07-13T14:25:00Z">
                  <w:rPr>
                    <w:rFonts w:hint="eastAsia"/>
                    <w:sz w:val="21"/>
                    <w:szCs w:val="21"/>
                  </w:rPr>
                </w:rPrChange>
              </w:rPr>
              <w:t>要求。</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33" w:author="伟 李" w:date="2026-07-13T14:25:00Z">
                  <w:rPr/>
                </w:rPrChange>
              </w:rPr>
            </w:pPr>
            <w:r>
              <w:rPr>
                <w:rFonts w:hint="eastAsia"/>
                <w:b/>
                <w:bCs/>
                <w:sz w:val="21"/>
                <w:szCs w:val="21"/>
                <w:highlight w:val="yellow"/>
                <w:rPrChange w:id="634" w:author="伟 李" w:date="2026-07-13T14:25:00Z">
                  <w:rPr>
                    <w:rFonts w:hint="eastAsia"/>
                    <w:b/>
                    <w:bCs/>
                    <w:sz w:val="21"/>
                    <w:szCs w:val="21"/>
                  </w:rPr>
                </w:rPrChange>
              </w:rPr>
              <w:t>测试约束条件</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635" w:author="伟 李" w:date="2026-07-13T14:25:00Z">
                  <w:rPr/>
                </w:rPrChange>
              </w:rPr>
            </w:pPr>
            <w:r>
              <w:rPr>
                <w:sz w:val="21"/>
                <w:szCs w:val="21"/>
                <w:highlight w:val="yellow"/>
                <w:rPrChange w:id="636" w:author="伟 李" w:date="2026-07-13T14:25:00Z">
                  <w:rPr>
                    <w:sz w:val="21"/>
                    <w:szCs w:val="21"/>
                  </w:rPr>
                </w:rPrChange>
              </w:rPr>
              <w:t>4</w:t>
            </w:r>
            <w:r>
              <w:rPr>
                <w:rFonts w:hint="eastAsia"/>
                <w:sz w:val="21"/>
                <w:szCs w:val="21"/>
                <w:highlight w:val="yellow"/>
                <w:rPrChange w:id="637" w:author="伟 李" w:date="2026-07-13T14:25:00Z">
                  <w:rPr>
                    <w:rFonts w:hint="eastAsia"/>
                    <w:sz w:val="21"/>
                    <w:szCs w:val="21"/>
                  </w:rPr>
                </w:rPrChange>
              </w:rPr>
              <w:t>个产业识别专用模型已集成到产业技术识别模型及工具集研发平台，平台已部署完成并正常运行。</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color w:val="EE0000"/>
                <w:highlight w:val="yellow"/>
                <w:rPrChange w:id="638" w:author="伟 李" w:date="2026-07-13T14:26:00Z">
                  <w:rPr/>
                </w:rPrChange>
              </w:rPr>
            </w:pPr>
            <w:r>
              <w:rPr>
                <w:rFonts w:hint="eastAsia"/>
                <w:b/>
                <w:bCs/>
                <w:color w:val="EE0000"/>
                <w:sz w:val="21"/>
                <w:szCs w:val="21"/>
                <w:highlight w:val="yellow"/>
                <w:rPrChange w:id="639" w:author="伟 李" w:date="2026-07-13T14:26:00Z">
                  <w:rPr>
                    <w:rFonts w:hint="eastAsia"/>
                    <w:b/>
                    <w:bCs/>
                    <w:sz w:val="21"/>
                    <w:szCs w:val="21"/>
                  </w:rPr>
                </w:rPrChange>
              </w:rPr>
              <w:t>测试内容</w:t>
            </w:r>
          </w:p>
          <w:p w:rsidR="00AE7AB2" w:rsidRPr="00AE7AB2" w:rsidRDefault="00E10BB2">
            <w:pPr>
              <w:spacing w:after="20" w:line="280" w:lineRule="auto"/>
              <w:jc w:val="center"/>
              <w:rPr>
                <w:color w:val="EE0000"/>
                <w:highlight w:val="yellow"/>
                <w:rPrChange w:id="640" w:author="伟 李" w:date="2026-07-13T14:26:00Z">
                  <w:rPr/>
                </w:rPrChange>
              </w:rPr>
            </w:pPr>
            <w:r>
              <w:rPr>
                <w:rFonts w:hint="eastAsia"/>
                <w:b/>
                <w:bCs/>
                <w:color w:val="EE0000"/>
                <w:sz w:val="21"/>
                <w:szCs w:val="21"/>
                <w:highlight w:val="yellow"/>
                <w:rPrChange w:id="641" w:author="伟 李" w:date="2026-07-13T14:26:00Z">
                  <w:rPr>
                    <w:rFonts w:hint="eastAsia"/>
                    <w:b/>
                    <w:bCs/>
                    <w:sz w:val="21"/>
                    <w:szCs w:val="21"/>
                  </w:rPr>
                </w:rPrChange>
              </w:rPr>
              <w:t>及评判标准</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color w:val="EE0000"/>
                <w:highlight w:val="yellow"/>
                <w:rPrChange w:id="642" w:author="伟 李" w:date="2026-07-13T14:26:00Z">
                  <w:rPr/>
                </w:rPrChange>
              </w:rPr>
            </w:pPr>
            <w:r>
              <w:rPr>
                <w:rFonts w:hint="eastAsia"/>
                <w:color w:val="EE0000"/>
                <w:sz w:val="21"/>
                <w:szCs w:val="21"/>
                <w:highlight w:val="yellow"/>
                <w:rPrChange w:id="643" w:author="伟 李" w:date="2026-07-13T14:26:00Z">
                  <w:rPr>
                    <w:rFonts w:hint="eastAsia"/>
                    <w:sz w:val="21"/>
                    <w:szCs w:val="21"/>
                  </w:rPr>
                </w:rPrChange>
              </w:rPr>
              <w:t>（</w:t>
            </w:r>
            <w:r>
              <w:rPr>
                <w:color w:val="EE0000"/>
                <w:sz w:val="21"/>
                <w:szCs w:val="21"/>
                <w:highlight w:val="yellow"/>
                <w:rPrChange w:id="644" w:author="伟 李" w:date="2026-07-13T14:26:00Z">
                  <w:rPr>
                    <w:sz w:val="21"/>
                    <w:szCs w:val="21"/>
                  </w:rPr>
                </w:rPrChange>
              </w:rPr>
              <w:t>1</w:t>
            </w:r>
            <w:r>
              <w:rPr>
                <w:rFonts w:hint="eastAsia"/>
                <w:color w:val="EE0000"/>
                <w:sz w:val="21"/>
                <w:szCs w:val="21"/>
                <w:highlight w:val="yellow"/>
                <w:rPrChange w:id="645" w:author="伟 李" w:date="2026-07-13T14:26:00Z">
                  <w:rPr>
                    <w:rFonts w:hint="eastAsia"/>
                    <w:sz w:val="21"/>
                    <w:szCs w:val="21"/>
                  </w:rPr>
                </w:rPrChange>
              </w:rPr>
              <w:t>）打开关键技术挖掘页面，输入目标领域执行关键技术挖掘操作，查看挖掘结果；若模型运行正常且输出合理，则通过测试，反之不通过；</w:t>
            </w:r>
          </w:p>
          <w:p w:rsidR="00AE7AB2" w:rsidRPr="00AE7AB2" w:rsidRDefault="00E10BB2">
            <w:pPr>
              <w:spacing w:after="20" w:line="280" w:lineRule="auto"/>
              <w:jc w:val="left"/>
              <w:rPr>
                <w:color w:val="EE0000"/>
                <w:highlight w:val="yellow"/>
                <w:rPrChange w:id="646" w:author="伟 李" w:date="2026-07-13T14:26:00Z">
                  <w:rPr/>
                </w:rPrChange>
              </w:rPr>
            </w:pPr>
            <w:r>
              <w:rPr>
                <w:rFonts w:hint="eastAsia"/>
                <w:color w:val="EE0000"/>
                <w:sz w:val="21"/>
                <w:szCs w:val="21"/>
                <w:highlight w:val="yellow"/>
                <w:rPrChange w:id="647" w:author="伟 李" w:date="2026-07-13T14:26:00Z">
                  <w:rPr>
                    <w:rFonts w:hint="eastAsia"/>
                    <w:sz w:val="21"/>
                    <w:szCs w:val="21"/>
                  </w:rPr>
                </w:rPrChange>
              </w:rPr>
              <w:t>（</w:t>
            </w:r>
            <w:r>
              <w:rPr>
                <w:color w:val="EE0000"/>
                <w:sz w:val="21"/>
                <w:szCs w:val="21"/>
                <w:highlight w:val="yellow"/>
                <w:rPrChange w:id="648" w:author="伟 李" w:date="2026-07-13T14:26:00Z">
                  <w:rPr>
                    <w:sz w:val="21"/>
                    <w:szCs w:val="21"/>
                  </w:rPr>
                </w:rPrChange>
              </w:rPr>
              <w:t>2</w:t>
            </w:r>
            <w:r>
              <w:rPr>
                <w:rFonts w:hint="eastAsia"/>
                <w:color w:val="EE0000"/>
                <w:sz w:val="21"/>
                <w:szCs w:val="21"/>
                <w:highlight w:val="yellow"/>
                <w:rPrChange w:id="649" w:author="伟 李" w:date="2026-07-13T14:26:00Z">
                  <w:rPr>
                    <w:rFonts w:hint="eastAsia"/>
                    <w:sz w:val="21"/>
                    <w:szCs w:val="21"/>
                  </w:rPr>
                </w:rPrChange>
              </w:rPr>
              <w:t>）打开演进路径分析页面，执行技术演进路径分析操作，查看分析结果；若模型运行正常且输出合理，则通过测试，反之不通过；</w:t>
            </w:r>
          </w:p>
          <w:p w:rsidR="00AE7AB2" w:rsidRPr="00AE7AB2" w:rsidRDefault="00E10BB2">
            <w:pPr>
              <w:spacing w:after="20" w:line="280" w:lineRule="auto"/>
              <w:jc w:val="left"/>
              <w:rPr>
                <w:color w:val="EE0000"/>
                <w:highlight w:val="yellow"/>
                <w:rPrChange w:id="650" w:author="伟 李" w:date="2026-07-13T14:26:00Z">
                  <w:rPr/>
                </w:rPrChange>
              </w:rPr>
            </w:pPr>
            <w:r>
              <w:rPr>
                <w:rFonts w:hint="eastAsia"/>
                <w:color w:val="EE0000"/>
                <w:sz w:val="21"/>
                <w:szCs w:val="21"/>
                <w:highlight w:val="yellow"/>
                <w:rPrChange w:id="651" w:author="伟 李" w:date="2026-07-13T14:26:00Z">
                  <w:rPr>
                    <w:rFonts w:hint="eastAsia"/>
                    <w:sz w:val="21"/>
                    <w:szCs w:val="21"/>
                  </w:rPr>
                </w:rPrChange>
              </w:rPr>
              <w:t>（</w:t>
            </w:r>
            <w:r>
              <w:rPr>
                <w:color w:val="EE0000"/>
                <w:sz w:val="21"/>
                <w:szCs w:val="21"/>
                <w:highlight w:val="yellow"/>
                <w:rPrChange w:id="652" w:author="伟 李" w:date="2026-07-13T14:26:00Z">
                  <w:rPr>
                    <w:sz w:val="21"/>
                    <w:szCs w:val="21"/>
                  </w:rPr>
                </w:rPrChange>
              </w:rPr>
              <w:t>3</w:t>
            </w:r>
            <w:r>
              <w:rPr>
                <w:rFonts w:hint="eastAsia"/>
                <w:color w:val="EE0000"/>
                <w:sz w:val="21"/>
                <w:szCs w:val="21"/>
                <w:highlight w:val="yellow"/>
                <w:rPrChange w:id="653" w:author="伟 李" w:date="2026-07-13T14:26:00Z">
                  <w:rPr>
                    <w:rFonts w:hint="eastAsia"/>
                    <w:sz w:val="21"/>
                    <w:szCs w:val="21"/>
                  </w:rPr>
                </w:rPrChange>
              </w:rPr>
              <w:t>）打开重点目标画像页面，查询目标并查看画像信息；若模型运行正常且输出合理，则通过测试，反之不通过；</w:t>
            </w:r>
          </w:p>
          <w:p w:rsidR="00AE7AB2" w:rsidRPr="00AE7AB2" w:rsidRDefault="00E10BB2">
            <w:pPr>
              <w:spacing w:after="20" w:line="280" w:lineRule="auto"/>
              <w:jc w:val="left"/>
              <w:rPr>
                <w:color w:val="EE0000"/>
                <w:highlight w:val="yellow"/>
                <w:rPrChange w:id="654" w:author="伟 李" w:date="2026-07-13T14:26:00Z">
                  <w:rPr/>
                </w:rPrChange>
              </w:rPr>
            </w:pPr>
            <w:r>
              <w:rPr>
                <w:rFonts w:hint="eastAsia"/>
                <w:color w:val="EE0000"/>
                <w:sz w:val="21"/>
                <w:szCs w:val="21"/>
                <w:highlight w:val="yellow"/>
                <w:rPrChange w:id="655" w:author="伟 李" w:date="2026-07-13T14:26:00Z">
                  <w:rPr>
                    <w:rFonts w:hint="eastAsia"/>
                    <w:sz w:val="21"/>
                    <w:szCs w:val="21"/>
                  </w:rPr>
                </w:rPrChange>
              </w:rPr>
              <w:t>（</w:t>
            </w:r>
            <w:r>
              <w:rPr>
                <w:color w:val="EE0000"/>
                <w:sz w:val="21"/>
                <w:szCs w:val="21"/>
                <w:highlight w:val="yellow"/>
                <w:rPrChange w:id="656" w:author="伟 李" w:date="2026-07-13T14:26:00Z">
                  <w:rPr>
                    <w:sz w:val="21"/>
                    <w:szCs w:val="21"/>
                  </w:rPr>
                </w:rPrChange>
              </w:rPr>
              <w:t>4</w:t>
            </w:r>
            <w:r>
              <w:rPr>
                <w:rFonts w:hint="eastAsia"/>
                <w:color w:val="EE0000"/>
                <w:sz w:val="21"/>
                <w:szCs w:val="21"/>
                <w:highlight w:val="yellow"/>
                <w:rPrChange w:id="657" w:author="伟 李" w:date="2026-07-13T14:26:00Z">
                  <w:rPr>
                    <w:rFonts w:hint="eastAsia"/>
                    <w:sz w:val="21"/>
                    <w:szCs w:val="21"/>
                  </w:rPr>
                </w:rPrChange>
              </w:rPr>
              <w:t>）打开碎片化信息聚合页面，上传文件并查看聚合结果；若模型运行正常且输出合理，则通过测试，反之不通过。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58" w:author="伟 李" w:date="2026-07-13T14:25:00Z">
                  <w:rPr/>
                </w:rPrChange>
              </w:rPr>
            </w:pPr>
            <w:r>
              <w:rPr>
                <w:rFonts w:hint="eastAsia"/>
                <w:b/>
                <w:bCs/>
                <w:sz w:val="21"/>
                <w:szCs w:val="21"/>
                <w:highlight w:val="yellow"/>
                <w:rPrChange w:id="659" w:author="伟 李" w:date="2026-07-13T14:25:00Z">
                  <w:rPr>
                    <w:rFonts w:hint="eastAsia"/>
                    <w:b/>
                    <w:bCs/>
                    <w:sz w:val="21"/>
                    <w:szCs w:val="21"/>
                  </w:rPr>
                </w:rPrChange>
              </w:rPr>
              <w:t>测试方法</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660" w:author="伟 李" w:date="2026-07-13T14:25:00Z">
                  <w:rPr/>
                </w:rPrChange>
              </w:rPr>
            </w:pPr>
            <w:r>
              <w:rPr>
                <w:rFonts w:hint="eastAsia"/>
                <w:sz w:val="21"/>
                <w:szCs w:val="21"/>
                <w:highlight w:val="yellow"/>
                <w:rPrChange w:id="661" w:author="伟 李" w:date="2026-07-13T14:25:00Z">
                  <w:rPr>
                    <w:rFonts w:hint="eastAsia"/>
                    <w:sz w:val="21"/>
                    <w:szCs w:val="21"/>
                  </w:rPr>
                </w:rPrChange>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highlight w:val="yellow"/>
                <w:rPrChange w:id="662" w:author="伟 李" w:date="2026-07-13T14:25:00Z">
                  <w:rPr/>
                </w:rPrChange>
              </w:rPr>
            </w:pPr>
            <w:r>
              <w:rPr>
                <w:rFonts w:hint="eastAsia"/>
                <w:b/>
                <w:bCs/>
                <w:sz w:val="21"/>
                <w:szCs w:val="21"/>
                <w:highlight w:val="yellow"/>
                <w:rPrChange w:id="663" w:author="伟 李" w:date="2026-07-13T14:25:00Z">
                  <w:rPr>
                    <w:rFonts w:hint="eastAsia"/>
                    <w:b/>
                    <w:bCs/>
                    <w:sz w:val="21"/>
                    <w:szCs w:val="21"/>
                  </w:rPr>
                </w:rPrChange>
              </w:rPr>
              <w:t>测试项终止条件</w:t>
            </w:r>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highlight w:val="yellow"/>
                <w:rPrChange w:id="664" w:author="伟 李" w:date="2026-07-13T14:25:00Z">
                  <w:rPr/>
                </w:rPrChange>
              </w:rPr>
            </w:pPr>
            <w:r>
              <w:rPr>
                <w:rFonts w:hint="eastAsia"/>
                <w:sz w:val="21"/>
                <w:szCs w:val="21"/>
                <w:highlight w:val="yellow"/>
                <w:rPrChange w:id="665" w:author="伟 李" w:date="2026-07-13T14:25:00Z">
                  <w:rPr>
                    <w:rFonts w:hint="eastAsia"/>
                    <w:sz w:val="21"/>
                    <w:szCs w:val="21"/>
                  </w:rPr>
                </w:rPrChange>
              </w:rPr>
              <w:t>正常完成测试项中所有内容，发现问题已归零或归零处理，测试</w:t>
            </w:r>
            <w:proofErr w:type="gramStart"/>
            <w:r>
              <w:rPr>
                <w:rFonts w:hint="eastAsia"/>
                <w:sz w:val="21"/>
                <w:szCs w:val="21"/>
                <w:highlight w:val="yellow"/>
                <w:rPrChange w:id="666" w:author="伟 李" w:date="2026-07-13T14:25:00Z">
                  <w:rPr>
                    <w:rFonts w:hint="eastAsia"/>
                    <w:sz w:val="21"/>
                    <w:szCs w:val="21"/>
                  </w:rPr>
                </w:rPrChange>
              </w:rPr>
              <w:t>项正常</w:t>
            </w:r>
            <w:proofErr w:type="gramEnd"/>
            <w:r>
              <w:rPr>
                <w:rFonts w:hint="eastAsia"/>
                <w:sz w:val="21"/>
                <w:szCs w:val="21"/>
                <w:highlight w:val="yellow"/>
                <w:rPrChange w:id="667" w:author="伟 李" w:date="2026-07-13T14:25:00Z">
                  <w:rPr>
                    <w:rFonts w:hint="eastAsia"/>
                    <w:sz w:val="21"/>
                    <w:szCs w:val="21"/>
                  </w:rPr>
                </w:rPrChange>
              </w:rPr>
              <w:t>终止；软件功能未实现或指标未达到要求，或出现其他导致该测试项无法继续执行的情况，测试项异常终止。</w:t>
            </w:r>
          </w:p>
        </w:tc>
      </w:tr>
    </w:tbl>
    <w:p w:rsidR="00AE7AB2" w:rsidRDefault="00E10BB2">
      <w:pPr>
        <w:pStyle w:val="4"/>
        <w:rPr>
          <w:ins w:id="668" w:author="梦" w:date="2026-07-13T18:11:00Z"/>
          <w:rFonts w:asciiTheme="minorEastAsia" w:eastAsiaTheme="minorEastAsia" w:hAnsiTheme="minorEastAsia"/>
          <w:highlight w:val="yellow"/>
        </w:rPr>
      </w:pPr>
      <w:r>
        <w:rPr>
          <w:rFonts w:asciiTheme="minorEastAsia" w:eastAsiaTheme="minorEastAsia" w:hAnsiTheme="minorEastAsia"/>
          <w:highlight w:val="yellow"/>
          <w:rPrChange w:id="669" w:author="伟 李" w:date="2026-07-13T14:25:00Z">
            <w:rPr>
              <w:rFonts w:asciiTheme="minorEastAsia" w:eastAsiaTheme="minorEastAsia" w:hAnsiTheme="minorEastAsia"/>
            </w:rPr>
          </w:rPrChange>
        </w:rPr>
        <w:t>4.6.3.2 产业技术跟踪监测和态势感知工具（指标4.2）</w:t>
      </w: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rPr>
          <w:ins w:id="670" w:author="梦" w:date="2026-07-13T18:12:00Z"/>
        </w:trPr>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71" w:author="梦" w:date="2026-07-13T18:12:00Z"/>
              </w:rPr>
            </w:pPr>
            <w:ins w:id="672" w:author="梦" w:date="2026-07-13T18:12:00Z">
              <w:r>
                <w:rPr>
                  <w:b/>
                  <w:bCs/>
                </w:rPr>
                <w:t>测试项名称</w:t>
              </w:r>
            </w:ins>
          </w:p>
        </w:tc>
        <w:tc>
          <w:tcPr>
            <w:tcW w:w="2540" w:type="dxa"/>
            <w:tcBorders>
              <w:top w:val="single" w:sz="4" w:space="0" w:color="auto"/>
              <w:left w:val="single" w:sz="4" w:space="0" w:color="auto"/>
              <w:bottom w:val="single" w:sz="4" w:space="0" w:color="auto"/>
              <w:right w:val="single" w:sz="4" w:space="0" w:color="auto"/>
            </w:tcBorders>
            <w:shd w:val="clear" w:color="auto" w:fill="auto"/>
            <w:tcMar>
              <w:top w:w="60" w:type="dxa"/>
              <w:left w:w="100" w:type="dxa"/>
              <w:bottom w:w="60" w:type="dxa"/>
              <w:right w:w="100" w:type="dxa"/>
            </w:tcMar>
            <w:vAlign w:val="center"/>
          </w:tcPr>
          <w:p w:rsidR="00AE7AB2" w:rsidRDefault="00E10BB2">
            <w:pPr>
              <w:rPr>
                <w:ins w:id="673" w:author="梦" w:date="2026-07-13T18:12:00Z"/>
              </w:rPr>
            </w:pPr>
            <w:ins w:id="674" w:author="梦" w:date="2026-07-13T18:12:00Z">
              <w:r>
                <w:t>产业技术跟踪监测和态势感知工具</w:t>
              </w:r>
            </w:ins>
          </w:p>
        </w:tc>
        <w:tc>
          <w:tcPr>
            <w:tcW w:w="15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75" w:author="梦" w:date="2026-07-13T18:12:00Z"/>
              </w:rPr>
            </w:pPr>
            <w:ins w:id="676" w:author="梦" w:date="2026-07-13T18:12:00Z">
              <w:r>
                <w:rPr>
                  <w:b/>
                  <w:bCs/>
                </w:rPr>
                <w:t>测试项标识</w:t>
              </w:r>
            </w:ins>
          </w:p>
        </w:tc>
        <w:tc>
          <w:tcPr>
            <w:tcW w:w="3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77" w:author="梦" w:date="2026-07-13T18:12:00Z"/>
              </w:rPr>
            </w:pPr>
            <w:ins w:id="678" w:author="梦" w:date="2026-07-13T18:12:00Z">
              <w:r>
                <w:t>2024YFB3312900-TP4.2</w:t>
              </w:r>
            </w:ins>
          </w:p>
        </w:tc>
      </w:tr>
      <w:tr w:rsidR="00AE7AB2">
        <w:trPr>
          <w:ins w:id="679" w:author="梦" w:date="2026-07-13T18:12:00Z"/>
        </w:trPr>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80" w:author="梦" w:date="2026-07-13T18:12:00Z"/>
              </w:rPr>
            </w:pPr>
            <w:ins w:id="681" w:author="梦" w:date="2026-07-13T18:12:00Z">
              <w:r>
                <w:rPr>
                  <w:b/>
                  <w:bCs/>
                </w:rPr>
                <w:t>测试项描述</w:t>
              </w:r>
            </w:ins>
          </w:p>
        </w:tc>
        <w:tc>
          <w:tcPr>
            <w:tcW w:w="7260" w:type="dxa"/>
            <w:gridSpan w:val="3"/>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82" w:author="梦" w:date="2026-07-13T18:12:00Z"/>
              </w:rPr>
            </w:pPr>
            <w:ins w:id="683" w:author="梦" w:date="2026-07-13T18:12:00Z">
              <w:r>
                <w:t>验证指标</w:t>
              </w:r>
              <w:r>
                <w:t>4.2</w:t>
              </w:r>
              <w:r>
                <w:rPr>
                  <w:rFonts w:hint="eastAsia"/>
                </w:rPr>
                <w:t>“</w:t>
              </w:r>
              <w:r>
                <w:t>研发产业链识别感知、产业人才识别发现、产业前沿关键技术转化态势感知、重点技术演进路径态势感知、产业规划布局态势感知、产业前沿技术扫描监测、产业科技动态选题、市场风险识别管理等</w:t>
              </w:r>
              <w:r>
                <w:t>8</w:t>
              </w:r>
              <w:r>
                <w:t>个产业技术跟踪、监测和态势感知工具</w:t>
              </w:r>
              <w:r>
                <w:t xml:space="preserve"> </w:t>
              </w:r>
              <w:r>
                <w:rPr>
                  <w:rFonts w:hint="eastAsia"/>
                </w:rPr>
                <w:t>”</w:t>
              </w:r>
              <w:r>
                <w:t>是否符合任务</w:t>
              </w:r>
              <w:proofErr w:type="gramStart"/>
              <w:r>
                <w:t>书中期</w:t>
              </w:r>
              <w:proofErr w:type="gramEnd"/>
              <w:r>
                <w:t>要求。</w:t>
              </w:r>
            </w:ins>
          </w:p>
        </w:tc>
      </w:tr>
    </w:tbl>
    <w:p w:rsidR="00AE7AB2" w:rsidRDefault="00AE7AB2">
      <w:pPr>
        <w:rPr>
          <w:ins w:id="684" w:author="梦" w:date="2026-07-13T18:12:00Z"/>
          <w:b/>
          <w:bCs/>
        </w:rPr>
      </w:pPr>
    </w:p>
    <w:p w:rsidR="00AE7AB2" w:rsidRDefault="00AE7AB2">
      <w:pPr>
        <w:rPr>
          <w:ins w:id="685" w:author="梦" w:date="2026-07-13T18:12:00Z"/>
          <w:b/>
          <w:bCs/>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686"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87" w:author="梦" w:date="2026-07-13T18:12:00Z"/>
                <w:b/>
                <w:bCs/>
              </w:rPr>
            </w:pPr>
            <w:ins w:id="688" w:author="梦" w:date="2026-07-13T18:12: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89" w:author="梦" w:date="2026-07-13T18:12:00Z"/>
              </w:rPr>
            </w:pPr>
            <w:ins w:id="690" w:author="梦" w:date="2026-07-13T18:12:00Z">
              <w:r>
                <w:rPr>
                  <w:rFonts w:hint="eastAsia"/>
                </w:rPr>
                <w:t>TC4.2-01</w:t>
              </w:r>
            </w:ins>
          </w:p>
        </w:tc>
      </w:tr>
      <w:tr w:rsidR="00AE7AB2">
        <w:trPr>
          <w:ins w:id="691"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92" w:author="梦" w:date="2026-07-13T18:12:00Z"/>
                <w:b/>
                <w:bCs/>
              </w:rPr>
            </w:pPr>
            <w:ins w:id="693" w:author="梦" w:date="2026-07-13T18:12: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94" w:author="梦" w:date="2026-07-13T18:12:00Z"/>
                <w:bCs/>
              </w:rPr>
            </w:pPr>
            <w:ins w:id="695" w:author="梦" w:date="2026-07-13T18:12:00Z">
              <w:r>
                <w:rPr>
                  <w:bCs/>
                </w:rPr>
                <w:t>产业链识别感知</w:t>
              </w:r>
              <w:r>
                <w:rPr>
                  <w:rFonts w:hint="eastAsia"/>
                  <w:bCs/>
                </w:rPr>
                <w:t>—接口功能验证</w:t>
              </w:r>
            </w:ins>
          </w:p>
        </w:tc>
      </w:tr>
      <w:tr w:rsidR="00AE7AB2">
        <w:trPr>
          <w:ins w:id="696"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697" w:author="梦" w:date="2026-07-13T18:12:00Z"/>
                <w:b/>
                <w:bCs/>
              </w:rPr>
            </w:pPr>
            <w:ins w:id="698" w:author="梦" w:date="2026-07-13T18:12: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699" w:author="梦" w:date="2026-07-13T18:12:00Z"/>
              </w:rPr>
            </w:pPr>
            <w:ins w:id="700" w:author="梦" w:date="2026-07-13T18:12:00Z">
              <w:r>
                <w:rPr>
                  <w:rFonts w:hint="eastAsia"/>
                </w:rPr>
                <w:t>产业数据采集系统已部署完成并正常运行，测试账号、测试数据已准备就绪。</w:t>
              </w:r>
            </w:ins>
          </w:p>
        </w:tc>
      </w:tr>
      <w:tr w:rsidR="00AE7AB2">
        <w:trPr>
          <w:ins w:id="701"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02" w:author="梦" w:date="2026-07-13T18:12:00Z"/>
              </w:rPr>
            </w:pPr>
            <w:ins w:id="703" w:author="梦" w:date="2026-07-13T18:12:00Z">
              <w:r>
                <w:rPr>
                  <w:b/>
                  <w:bCs/>
                </w:rPr>
                <w:t>测试内容</w:t>
              </w:r>
            </w:ins>
          </w:p>
          <w:p w:rsidR="00AE7AB2" w:rsidRDefault="00E10BB2">
            <w:pPr>
              <w:rPr>
                <w:ins w:id="704" w:author="梦" w:date="2026-07-13T18:12:00Z"/>
              </w:rPr>
            </w:pPr>
            <w:ins w:id="705" w:author="梦" w:date="2026-07-13T18:12: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706" w:author="梦" w:date="2026-07-13T18:12:00Z"/>
              </w:rPr>
              <w:pPrChange w:id="707" w:author="梦" w:date="2026-07-13T18:14:00Z">
                <w:pPr/>
              </w:pPrChange>
            </w:pPr>
            <w:ins w:id="708" w:author="梦" w:date="2026-07-13T18:12:00Z">
              <w:r>
                <w:rPr>
                  <w:rFonts w:hint="eastAsia"/>
                  <w:b/>
                  <w:bCs/>
                </w:rPr>
                <w:t>正向测试</w:t>
              </w:r>
              <w:r>
                <w:rPr>
                  <w:rFonts w:hint="eastAsia"/>
                </w:rPr>
                <w:t>：前</w:t>
              </w:r>
              <w:proofErr w:type="gramStart"/>
              <w:r>
                <w:rPr>
                  <w:rFonts w:hint="eastAsia"/>
                </w:rPr>
                <w:t>十企业</w:t>
              </w:r>
              <w:proofErr w:type="gramEnd"/>
              <w:r>
                <w:rPr>
                  <w:rFonts w:hint="eastAsia"/>
                </w:rPr>
                <w:t>营收总额、主营收环节营收额≥</w:t>
              </w:r>
              <w:r>
                <w:rPr>
                  <w:rFonts w:hint="eastAsia"/>
                </w:rPr>
                <w:t>0</w:t>
              </w:r>
              <w:r>
                <w:rPr>
                  <w:rFonts w:hint="eastAsia"/>
                </w:rPr>
                <w:t>，</w:t>
              </w:r>
            </w:ins>
          </w:p>
          <w:p w:rsidR="00AE7AB2" w:rsidRDefault="00E10BB2">
            <w:pPr>
              <w:rPr>
                <w:ins w:id="709" w:author="梦" w:date="2026-07-13T18:12:00Z"/>
              </w:rPr>
            </w:pPr>
            <w:ins w:id="710" w:author="梦" w:date="2026-07-13T18:12:00Z">
              <w:r>
                <w:rPr>
                  <w:rFonts w:hint="eastAsia"/>
                </w:rPr>
                <w:t>产业</w:t>
              </w:r>
              <w:proofErr w:type="gramStart"/>
              <w:r>
                <w:rPr>
                  <w:rFonts w:hint="eastAsia"/>
                </w:rPr>
                <w:t>链企业</w:t>
              </w:r>
              <w:proofErr w:type="gramEnd"/>
              <w:r>
                <w:rPr>
                  <w:rFonts w:hint="eastAsia"/>
                </w:rPr>
                <w:t>总量、主营收环节企业数、将到期专利件数≥</w:t>
              </w:r>
              <w:r>
                <w:rPr>
                  <w:rFonts w:hint="eastAsia"/>
                </w:rPr>
                <w:t>0</w:t>
              </w:r>
              <w:r>
                <w:rPr>
                  <w:rFonts w:hint="eastAsia"/>
                </w:rPr>
                <w:t>且为整数，区域集中度</w:t>
              </w:r>
              <w:r>
                <w:rPr>
                  <w:rFonts w:hint="eastAsia"/>
                </w:rPr>
                <w:t>(CR5)</w:t>
              </w:r>
              <w:r>
                <w:rPr>
                  <w:rFonts w:hint="eastAsia"/>
                </w:rPr>
                <w:t>、区域集中度</w:t>
              </w:r>
              <w:r>
                <w:rPr>
                  <w:rFonts w:hint="eastAsia"/>
                </w:rPr>
                <w:t>(CR1)</w:t>
              </w:r>
              <w:r>
                <w:rPr>
                  <w:rFonts w:hint="eastAsia"/>
                </w:rPr>
                <w:t>、专利集中度</w:t>
              </w:r>
              <w:r>
                <w:rPr>
                  <w:rFonts w:hint="eastAsia"/>
                </w:rPr>
                <w:t>(CR3)</w:t>
              </w:r>
              <w:r>
                <w:rPr>
                  <w:rFonts w:hint="eastAsia"/>
                </w:rPr>
                <w:t>≥</w:t>
              </w:r>
              <w:r>
                <w:rPr>
                  <w:rFonts w:hint="eastAsia"/>
                </w:rPr>
                <w:t>0</w:t>
              </w:r>
              <w:r>
                <w:rPr>
                  <w:rFonts w:hint="eastAsia"/>
                </w:rPr>
                <w:t>且≤</w:t>
              </w:r>
              <w:r>
                <w:rPr>
                  <w:rFonts w:hint="eastAsia"/>
                </w:rPr>
                <w:t>1</w:t>
              </w:r>
            </w:ins>
            <w:ins w:id="711" w:author="梦" w:date="2026-07-13T18:17:00Z">
              <w:r>
                <w:rPr>
                  <w:rFonts w:hint="eastAsia"/>
                </w:rPr>
                <w:t>。</w:t>
              </w:r>
            </w:ins>
          </w:p>
          <w:p w:rsidR="00AE7AB2" w:rsidRDefault="00E10BB2" w:rsidP="00AE7AB2">
            <w:pPr>
              <w:ind w:firstLineChars="200" w:firstLine="482"/>
              <w:rPr>
                <w:ins w:id="712" w:author="梦" w:date="2026-07-13T18:12:00Z"/>
              </w:rPr>
              <w:pPrChange w:id="713" w:author="梦" w:date="2026-07-13T18:15:00Z">
                <w:pPr>
                  <w:ind w:firstLineChars="300" w:firstLine="723"/>
                </w:pPr>
              </w:pPrChange>
            </w:pPr>
            <w:ins w:id="714" w:author="梦" w:date="2026-07-13T18:12:00Z">
              <w:r>
                <w:rPr>
                  <w:rFonts w:hint="eastAsia"/>
                  <w:b/>
                  <w:bCs/>
                </w:rPr>
                <w:t>反向测试</w:t>
              </w:r>
              <w:r>
                <w:rPr>
                  <w:rFonts w:hint="eastAsia"/>
                </w:rPr>
                <w:t>：如产业</w:t>
              </w:r>
              <w:proofErr w:type="gramStart"/>
              <w:r>
                <w:rPr>
                  <w:rFonts w:hint="eastAsia"/>
                </w:rPr>
                <w:t>链企业</w:t>
              </w:r>
              <w:proofErr w:type="gramEnd"/>
              <w:r>
                <w:rPr>
                  <w:rFonts w:hint="eastAsia"/>
                </w:rPr>
                <w:t>总量、主营收环节企业数、将到期专利件数输入非整数值，区域集中度</w:t>
              </w:r>
              <w:r>
                <w:rPr>
                  <w:rFonts w:hint="eastAsia"/>
                </w:rPr>
                <w:t>(CR5)</w:t>
              </w:r>
              <w:r>
                <w:rPr>
                  <w:rFonts w:hint="eastAsia"/>
                </w:rPr>
                <w:t>、区域集中度</w:t>
              </w:r>
              <w:r>
                <w:rPr>
                  <w:rFonts w:hint="eastAsia"/>
                </w:rPr>
                <w:t>(CR1)</w:t>
              </w:r>
              <w:r>
                <w:rPr>
                  <w:rFonts w:hint="eastAsia"/>
                </w:rPr>
                <w:t>、专利集中度</w:t>
              </w:r>
              <w:r>
                <w:rPr>
                  <w:rFonts w:hint="eastAsia"/>
                </w:rPr>
                <w:t>(CR3)</w:t>
              </w:r>
              <w:r>
                <w:rPr>
                  <w:rFonts w:hint="eastAsia"/>
                </w:rPr>
                <w:t>输入超出边界值</w:t>
              </w:r>
              <w:r>
                <w:rPr>
                  <w:rFonts w:hint="eastAsia"/>
                </w:rPr>
                <w:t>1</w:t>
              </w:r>
              <w:r>
                <w:rPr>
                  <w:rFonts w:hint="eastAsia"/>
                </w:rPr>
                <w:t>的值，等等</w:t>
              </w:r>
            </w:ins>
            <w:ins w:id="715" w:author="梦" w:date="2026-07-13T18:17:00Z">
              <w:r>
                <w:rPr>
                  <w:rFonts w:hint="eastAsia"/>
                </w:rPr>
                <w:t>。</w:t>
              </w:r>
            </w:ins>
          </w:p>
          <w:p w:rsidR="00AE7AB2" w:rsidRDefault="00E10BB2" w:rsidP="00AE7AB2">
            <w:pPr>
              <w:ind w:firstLineChars="200" w:firstLine="482"/>
              <w:rPr>
                <w:ins w:id="716" w:author="梦" w:date="2026-07-13T18:12:00Z"/>
              </w:rPr>
              <w:pPrChange w:id="717" w:author="梦" w:date="2026-07-13T18:15:00Z">
                <w:pPr>
                  <w:ind w:firstLineChars="300" w:firstLine="723"/>
                </w:pPr>
              </w:pPrChange>
            </w:pPr>
            <w:ins w:id="718" w:author="梦" w:date="2026-07-13T18:12:00Z">
              <w:r>
                <w:rPr>
                  <w:rFonts w:hint="eastAsia"/>
                  <w:b/>
                  <w:bCs/>
                </w:rPr>
                <w:t>异常输入</w:t>
              </w:r>
              <w:r>
                <w:rPr>
                  <w:rFonts w:hint="eastAsia"/>
                </w:rPr>
                <w:t>：如参数的非空的校验，参数为中文英文，特殊字符应均显示报错等</w:t>
              </w:r>
            </w:ins>
            <w:ins w:id="719" w:author="梦" w:date="2026-07-13T18:17:00Z">
              <w:r>
                <w:rPr>
                  <w:rFonts w:hint="eastAsia"/>
                </w:rPr>
                <w:t>。</w:t>
              </w:r>
            </w:ins>
          </w:p>
        </w:tc>
      </w:tr>
      <w:tr w:rsidR="00AE7AB2">
        <w:trPr>
          <w:ins w:id="720"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21" w:author="梦" w:date="2026-07-13T18:12:00Z"/>
              </w:rPr>
            </w:pPr>
            <w:ins w:id="722" w:author="梦" w:date="2026-07-13T18:12: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23" w:author="梦" w:date="2026-07-13T18:12:00Z"/>
              </w:rPr>
            </w:pPr>
            <w:ins w:id="724" w:author="梦" w:date="2026-07-13T18:12:00Z">
              <w:r>
                <w:t>黑盒测试，</w:t>
              </w:r>
              <w:r>
                <w:rPr>
                  <w:rFonts w:hint="eastAsia"/>
                </w:rPr>
                <w:t>边界值，</w:t>
              </w:r>
              <w:r>
                <w:t>等价类划分法、错误猜测法。</w:t>
              </w:r>
            </w:ins>
          </w:p>
        </w:tc>
      </w:tr>
      <w:tr w:rsidR="00AE7AB2">
        <w:trPr>
          <w:ins w:id="725"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26" w:author="梦" w:date="2026-07-13T18:12:00Z"/>
              </w:rPr>
            </w:pPr>
            <w:ins w:id="727" w:author="梦" w:date="2026-07-13T18:12:00Z">
              <w:r>
                <w:rPr>
                  <w:rFonts w:hint="eastAsia"/>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28" w:author="梦" w:date="2026-07-13T18:12:00Z"/>
              </w:rPr>
            </w:pPr>
            <w:ins w:id="729" w:author="梦" w:date="2026-07-13T18:12:00Z">
              <w:r>
                <w:t>P</w:t>
              </w:r>
              <w:r>
                <w:rPr>
                  <w:rFonts w:hint="eastAsia"/>
                </w:rPr>
                <w:t>ostman</w:t>
              </w:r>
            </w:ins>
          </w:p>
        </w:tc>
      </w:tr>
      <w:tr w:rsidR="00AE7AB2">
        <w:trPr>
          <w:ins w:id="730"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31" w:author="梦" w:date="2026-07-13T18:12:00Z"/>
                <w:b/>
                <w:bCs/>
              </w:rPr>
            </w:pPr>
            <w:ins w:id="732" w:author="梦" w:date="2026-07-13T18:12:00Z">
              <w:r>
                <w:rPr>
                  <w:rFonts w:hint="eastAsia"/>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33" w:author="梦" w:date="2026-07-13T18:12:00Z"/>
              </w:rPr>
            </w:pPr>
            <w:ins w:id="734" w:author="梦" w:date="2026-07-13T18:12:00Z">
              <w:r>
                <w:rPr>
                  <w:rFonts w:hint="eastAsia"/>
                </w:rPr>
                <w:t>运行</w:t>
              </w:r>
              <w:r>
                <w:t>正常且输出合理，则通过测试，反之不通过。</w:t>
              </w:r>
            </w:ins>
          </w:p>
        </w:tc>
      </w:tr>
      <w:tr w:rsidR="00AE7AB2">
        <w:trPr>
          <w:ins w:id="735"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36" w:author="梦" w:date="2026-07-13T18:12:00Z"/>
              </w:rPr>
            </w:pPr>
            <w:ins w:id="737" w:author="梦" w:date="2026-07-13T18:12: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38" w:author="梦" w:date="2026-07-13T18:12:00Z"/>
              </w:rPr>
            </w:pPr>
            <w:ins w:id="739"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740" w:author="梦" w:date="2026-07-13T18:12:00Z"/>
          <w:b/>
          <w:bCs/>
        </w:rPr>
      </w:pPr>
    </w:p>
    <w:p w:rsidR="00AE7AB2" w:rsidRDefault="00AE7AB2">
      <w:pPr>
        <w:rPr>
          <w:ins w:id="741" w:author="梦" w:date="2026-07-13T18:12:00Z"/>
          <w:b/>
          <w:bCs/>
        </w:rPr>
      </w:pPr>
    </w:p>
    <w:p w:rsidR="00AE7AB2" w:rsidRDefault="00AE7AB2">
      <w:pPr>
        <w:rPr>
          <w:ins w:id="742" w:author="梦" w:date="2026-07-13T18:12:00Z"/>
          <w:b/>
          <w:bCs/>
        </w:rPr>
      </w:pPr>
    </w:p>
    <w:tbl>
      <w:tblPr>
        <w:tblW w:w="905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78"/>
      </w:tblGrid>
      <w:tr w:rsidR="00AE7AB2">
        <w:trPr>
          <w:ins w:id="743"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44" w:author="梦" w:date="2026-07-13T18:12:00Z"/>
                <w:b/>
                <w:bCs/>
              </w:rPr>
            </w:pPr>
            <w:ins w:id="745" w:author="梦" w:date="2026-07-13T18:12:00Z">
              <w:r>
                <w:rPr>
                  <w:rFonts w:hint="eastAsia"/>
                  <w:b/>
                  <w:bCs/>
                </w:rPr>
                <w:t>用例编号</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46" w:author="梦" w:date="2026-07-13T18:12:00Z"/>
              </w:rPr>
            </w:pPr>
            <w:ins w:id="747" w:author="梦" w:date="2026-07-13T18:12:00Z">
              <w:r>
                <w:rPr>
                  <w:rFonts w:hint="eastAsia"/>
                </w:rPr>
                <w:t>TC4.2-0</w:t>
              </w:r>
              <w:r>
                <w:t>2</w:t>
              </w:r>
            </w:ins>
          </w:p>
        </w:tc>
      </w:tr>
      <w:tr w:rsidR="00AE7AB2">
        <w:trPr>
          <w:ins w:id="748"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49" w:author="梦" w:date="2026-07-13T18:12:00Z"/>
                <w:b/>
                <w:bCs/>
              </w:rPr>
            </w:pPr>
            <w:ins w:id="750" w:author="梦" w:date="2026-07-13T18:12:00Z">
              <w:r>
                <w:rPr>
                  <w:rFonts w:hint="eastAsia"/>
                  <w:b/>
                  <w:bCs/>
                </w:rPr>
                <w:t>用例名称</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51" w:author="梦" w:date="2026-07-13T18:12:00Z"/>
                <w:bCs/>
              </w:rPr>
            </w:pPr>
            <w:ins w:id="752" w:author="梦" w:date="2026-07-13T18:12:00Z">
              <w:r>
                <w:rPr>
                  <w:rFonts w:hint="eastAsia"/>
                  <w:bCs/>
                </w:rPr>
                <w:t>产业人才识别发现—接口功能验证</w:t>
              </w:r>
            </w:ins>
          </w:p>
        </w:tc>
      </w:tr>
      <w:tr w:rsidR="00AE7AB2">
        <w:trPr>
          <w:ins w:id="753"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54" w:author="梦" w:date="2026-07-13T18:12:00Z"/>
                <w:b/>
                <w:bCs/>
              </w:rPr>
            </w:pPr>
            <w:ins w:id="755" w:author="梦" w:date="2026-07-13T18:12:00Z">
              <w:r>
                <w:rPr>
                  <w:rFonts w:hint="eastAsia"/>
                  <w:b/>
                  <w:bCs/>
                </w:rPr>
                <w:t>前置条件</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56" w:author="梦" w:date="2026-07-13T18:12:00Z"/>
              </w:rPr>
            </w:pPr>
            <w:ins w:id="757" w:author="梦" w:date="2026-07-13T18:12:00Z">
              <w:r>
                <w:rPr>
                  <w:rFonts w:hint="eastAsia"/>
                </w:rPr>
                <w:t>人员数据采集系统已部署完成并正常运行，测试账号、测试数据已准备就绪。</w:t>
              </w:r>
            </w:ins>
          </w:p>
        </w:tc>
      </w:tr>
      <w:tr w:rsidR="00AE7AB2">
        <w:trPr>
          <w:ins w:id="758"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59" w:author="梦" w:date="2026-07-13T18:12:00Z"/>
              </w:rPr>
            </w:pPr>
            <w:ins w:id="760" w:author="梦" w:date="2026-07-13T18:12:00Z">
              <w:r>
                <w:rPr>
                  <w:b/>
                  <w:bCs/>
                </w:rPr>
                <w:t>测试内容</w:t>
              </w:r>
            </w:ins>
          </w:p>
          <w:p w:rsidR="00AE7AB2" w:rsidRDefault="00E10BB2">
            <w:pPr>
              <w:rPr>
                <w:ins w:id="761" w:author="梦" w:date="2026-07-13T18:12:00Z"/>
              </w:rPr>
            </w:pPr>
            <w:ins w:id="762" w:author="梦" w:date="2026-07-13T18:12:00Z">
              <w:r>
                <w:rPr>
                  <w:b/>
                  <w:bCs/>
                </w:rPr>
                <w:t>及评判标准</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763" w:author="梦" w:date="2026-07-13T18:12:00Z"/>
              </w:rPr>
              <w:pPrChange w:id="764" w:author="梦" w:date="2026-07-13T18:16:00Z">
                <w:pPr/>
              </w:pPrChange>
            </w:pPr>
            <w:ins w:id="765" w:author="梦" w:date="2026-07-13T18:12:00Z">
              <w:r>
                <w:rPr>
                  <w:rFonts w:hint="eastAsia"/>
                  <w:b/>
                  <w:bCs/>
                </w:rPr>
                <w:t>正向测试</w:t>
              </w:r>
              <w:r>
                <w:rPr>
                  <w:rFonts w:hint="eastAsia"/>
                </w:rPr>
                <w:t>：单位取值</w:t>
              </w:r>
              <w:r>
                <w:rPr>
                  <w:rFonts w:hint="eastAsia"/>
                </w:rPr>
                <w:t>2</w:t>
              </w:r>
              <w:r>
                <w:rPr>
                  <w:rFonts w:hint="eastAsia"/>
                </w:rPr>
                <w:t>、</w:t>
              </w:r>
              <w:r>
                <w:rPr>
                  <w:rFonts w:hint="eastAsia"/>
                </w:rPr>
                <w:t>4</w:t>
              </w:r>
              <w:r>
                <w:rPr>
                  <w:rFonts w:hint="eastAsia"/>
                </w:rPr>
                <w:t>、</w:t>
              </w:r>
              <w:r>
                <w:rPr>
                  <w:rFonts w:hint="eastAsia"/>
                </w:rPr>
                <w:t>6</w:t>
              </w:r>
              <w:r>
                <w:rPr>
                  <w:rFonts w:hint="eastAsia"/>
                </w:rPr>
                <w:t>、</w:t>
              </w:r>
              <w:r>
                <w:rPr>
                  <w:rFonts w:hint="eastAsia"/>
                </w:rPr>
                <w:t>8</w:t>
              </w:r>
              <w:r>
                <w:rPr>
                  <w:rFonts w:hint="eastAsia"/>
                </w:rPr>
                <w:t>、</w:t>
              </w:r>
              <w:r>
                <w:rPr>
                  <w:rFonts w:hint="eastAsia"/>
                </w:rPr>
                <w:t>10</w:t>
              </w:r>
            </w:ins>
            <w:ins w:id="766" w:author="梦" w:date="2026-07-13T18:16:00Z">
              <w:r>
                <w:rPr>
                  <w:rFonts w:hint="eastAsia"/>
                </w:rPr>
                <w:t>；</w:t>
              </w:r>
            </w:ins>
            <w:ins w:id="767" w:author="梦" w:date="2026-07-13T18:12:00Z">
              <w:r>
                <w:rPr>
                  <w:rFonts w:hint="eastAsia"/>
                </w:rPr>
                <w:t>学历取值</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ins>
            <w:ins w:id="768" w:author="梦" w:date="2026-07-13T18:16:00Z">
              <w:r>
                <w:rPr>
                  <w:rFonts w:hint="eastAsia"/>
                </w:rPr>
                <w:t>；</w:t>
              </w:r>
            </w:ins>
            <w:ins w:id="769" w:author="梦" w:date="2026-07-13T18:12:00Z">
              <w:r>
                <w:rPr>
                  <w:rFonts w:hint="eastAsia"/>
                </w:rPr>
                <w:t>研究领域个数、研究方向个数、合作单位个数、合作人员个数、发表论文个数≥</w:t>
              </w:r>
              <w:r>
                <w:rPr>
                  <w:rFonts w:hint="eastAsia"/>
                </w:rPr>
                <w:t>0</w:t>
              </w:r>
              <w:r>
                <w:rPr>
                  <w:rFonts w:hint="eastAsia"/>
                </w:rPr>
                <w:t>且为整数</w:t>
              </w:r>
            </w:ins>
            <w:ins w:id="770" w:author="梦" w:date="2026-07-13T18:17:00Z">
              <w:r>
                <w:rPr>
                  <w:rFonts w:hint="eastAsia"/>
                </w:rPr>
                <w:t>。</w:t>
              </w:r>
            </w:ins>
          </w:p>
          <w:p w:rsidR="00AE7AB2" w:rsidRDefault="00E10BB2" w:rsidP="00AE7AB2">
            <w:pPr>
              <w:ind w:firstLineChars="200" w:firstLine="482"/>
              <w:rPr>
                <w:ins w:id="771" w:author="梦" w:date="2026-07-13T18:12:00Z"/>
              </w:rPr>
              <w:pPrChange w:id="772" w:author="梦" w:date="2026-07-13T18:15:00Z">
                <w:pPr>
                  <w:ind w:firstLineChars="300" w:firstLine="723"/>
                </w:pPr>
              </w:pPrChange>
            </w:pPr>
            <w:ins w:id="773" w:author="梦" w:date="2026-07-13T18:12:00Z">
              <w:r>
                <w:rPr>
                  <w:rFonts w:hint="eastAsia"/>
                  <w:b/>
                  <w:bCs/>
                </w:rPr>
                <w:t>反向测试</w:t>
              </w:r>
              <w:r>
                <w:rPr>
                  <w:rFonts w:hint="eastAsia"/>
                </w:rPr>
                <w:t>：如单位输入</w:t>
              </w:r>
              <w:r>
                <w:rPr>
                  <w:rFonts w:hint="eastAsia"/>
                </w:rPr>
                <w:t>2</w:t>
              </w:r>
              <w:r>
                <w:rPr>
                  <w:rFonts w:hint="eastAsia"/>
                </w:rPr>
                <w:t>、</w:t>
              </w:r>
              <w:r>
                <w:rPr>
                  <w:rFonts w:hint="eastAsia"/>
                </w:rPr>
                <w:t>4</w:t>
              </w:r>
              <w:r>
                <w:rPr>
                  <w:rFonts w:hint="eastAsia"/>
                </w:rPr>
                <w:t>、</w:t>
              </w:r>
              <w:r>
                <w:rPr>
                  <w:rFonts w:hint="eastAsia"/>
                </w:rPr>
                <w:t>6</w:t>
              </w:r>
              <w:r>
                <w:rPr>
                  <w:rFonts w:hint="eastAsia"/>
                </w:rPr>
                <w:t>、</w:t>
              </w:r>
              <w:r>
                <w:rPr>
                  <w:rFonts w:hint="eastAsia"/>
                </w:rPr>
                <w:t>8</w:t>
              </w:r>
              <w:r>
                <w:rPr>
                  <w:rFonts w:hint="eastAsia"/>
                </w:rPr>
                <w:t>、</w:t>
              </w:r>
              <w:r>
                <w:rPr>
                  <w:rFonts w:hint="eastAsia"/>
                </w:rPr>
                <w:t>10</w:t>
              </w:r>
              <w:r>
                <w:rPr>
                  <w:rFonts w:hint="eastAsia"/>
                </w:rPr>
                <w:t>以外的值，学历输入</w:t>
              </w:r>
              <w:r>
                <w:rPr>
                  <w:rFonts w:hint="eastAsia"/>
                </w:rPr>
                <w:t>1234</w:t>
              </w:r>
              <w:r>
                <w:rPr>
                  <w:rFonts w:hint="eastAsia"/>
                </w:rPr>
                <w:t>以外的值，研究领域个数、研究方向个数、合作单位个数、合作人员个数、发表论文个数输入非整数值等</w:t>
              </w:r>
            </w:ins>
            <w:ins w:id="774" w:author="梦" w:date="2026-07-13T18:17:00Z">
              <w:r>
                <w:rPr>
                  <w:rFonts w:hint="eastAsia"/>
                </w:rPr>
                <w:t>。</w:t>
              </w:r>
            </w:ins>
          </w:p>
          <w:p w:rsidR="00AE7AB2" w:rsidRDefault="00E10BB2" w:rsidP="00AE7AB2">
            <w:pPr>
              <w:ind w:firstLineChars="200" w:firstLine="482"/>
              <w:rPr>
                <w:ins w:id="775" w:author="梦" w:date="2026-07-13T18:12:00Z"/>
              </w:rPr>
              <w:pPrChange w:id="776" w:author="梦" w:date="2026-07-13T18:14:00Z">
                <w:pPr>
                  <w:ind w:firstLineChars="300" w:firstLine="723"/>
                </w:pPr>
              </w:pPrChange>
            </w:pPr>
            <w:ins w:id="777" w:author="梦" w:date="2026-07-13T18:12:00Z">
              <w:r>
                <w:rPr>
                  <w:rFonts w:hint="eastAsia"/>
                  <w:b/>
                  <w:bCs/>
                </w:rPr>
                <w:t>异常输入</w:t>
              </w:r>
              <w:r>
                <w:rPr>
                  <w:rFonts w:hint="eastAsia"/>
                </w:rPr>
                <w:t>：如参数的非空的校验，参数为中文英文，特殊字符应均显示报错等</w:t>
              </w:r>
            </w:ins>
            <w:ins w:id="778" w:author="梦" w:date="2026-07-13T18:17:00Z">
              <w:r>
                <w:rPr>
                  <w:rFonts w:hint="eastAsia"/>
                </w:rPr>
                <w:t>。</w:t>
              </w:r>
            </w:ins>
          </w:p>
        </w:tc>
      </w:tr>
      <w:tr w:rsidR="00AE7AB2">
        <w:trPr>
          <w:ins w:id="77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80" w:author="梦" w:date="2026-07-13T18:12:00Z"/>
              </w:rPr>
            </w:pPr>
            <w:ins w:id="781" w:author="梦" w:date="2026-07-13T18:12:00Z">
              <w:r>
                <w:rPr>
                  <w:b/>
                  <w:bCs/>
                </w:rPr>
                <w:t>测试方法</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82" w:author="梦" w:date="2026-07-13T18:12:00Z"/>
              </w:rPr>
            </w:pPr>
            <w:ins w:id="783" w:author="梦" w:date="2026-07-13T18:12:00Z">
              <w:r>
                <w:t>黑盒测试，</w:t>
              </w:r>
              <w:r>
                <w:rPr>
                  <w:rFonts w:hint="eastAsia"/>
                </w:rPr>
                <w:t>边界值，</w:t>
              </w:r>
              <w:r>
                <w:t>等价类划分法、错误猜测法。</w:t>
              </w:r>
            </w:ins>
          </w:p>
        </w:tc>
      </w:tr>
      <w:tr w:rsidR="00AE7AB2">
        <w:trPr>
          <w:ins w:id="78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85" w:author="梦" w:date="2026-07-13T18:12:00Z"/>
              </w:rPr>
            </w:pPr>
            <w:ins w:id="786" w:author="梦" w:date="2026-07-13T18:12:00Z">
              <w:r>
                <w:rPr>
                  <w:rFonts w:hint="eastAsia"/>
                </w:rPr>
                <w:t>依赖的测试工具</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87" w:author="梦" w:date="2026-07-13T18:12:00Z"/>
              </w:rPr>
            </w:pPr>
            <w:ins w:id="788" w:author="梦" w:date="2026-07-13T18:12:00Z">
              <w:r>
                <w:t>P</w:t>
              </w:r>
              <w:r>
                <w:rPr>
                  <w:rFonts w:hint="eastAsia"/>
                </w:rPr>
                <w:t>ostman</w:t>
              </w:r>
            </w:ins>
          </w:p>
        </w:tc>
      </w:tr>
      <w:tr w:rsidR="00AE7AB2">
        <w:trPr>
          <w:ins w:id="78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90" w:author="梦" w:date="2026-07-13T18:12:00Z"/>
                <w:b/>
                <w:bCs/>
              </w:rPr>
            </w:pPr>
            <w:ins w:id="791" w:author="梦" w:date="2026-07-13T18:12:00Z">
              <w:r>
                <w:rPr>
                  <w:rFonts w:hint="eastAsia"/>
                  <w:b/>
                  <w:bCs/>
                </w:rPr>
                <w:t>预期结果</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92" w:author="梦" w:date="2026-07-13T18:12:00Z"/>
              </w:rPr>
            </w:pPr>
            <w:ins w:id="793" w:author="梦" w:date="2026-07-13T18:12:00Z">
              <w:r>
                <w:rPr>
                  <w:rFonts w:hint="eastAsia"/>
                </w:rPr>
                <w:t>运行</w:t>
              </w:r>
              <w:r>
                <w:t>正常且输出合理，则通过测试，反之不通过。</w:t>
              </w:r>
            </w:ins>
          </w:p>
        </w:tc>
      </w:tr>
      <w:tr w:rsidR="00AE7AB2">
        <w:trPr>
          <w:ins w:id="79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795" w:author="梦" w:date="2026-07-13T18:12:00Z"/>
              </w:rPr>
            </w:pPr>
            <w:ins w:id="796" w:author="梦" w:date="2026-07-13T18:12:00Z">
              <w:r>
                <w:rPr>
                  <w:b/>
                  <w:bCs/>
                </w:rPr>
                <w:t>测试项终止条件</w:t>
              </w:r>
            </w:ins>
          </w:p>
        </w:tc>
        <w:tc>
          <w:tcPr>
            <w:tcW w:w="707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797" w:author="梦" w:date="2026-07-13T18:12:00Z"/>
              </w:rPr>
            </w:pPr>
            <w:ins w:id="798"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799" w:author="梦" w:date="2026-07-13T18:12:00Z"/>
          <w:b/>
          <w:bCs/>
        </w:rPr>
      </w:pPr>
    </w:p>
    <w:p w:rsidR="00AE7AB2" w:rsidRDefault="00AE7AB2">
      <w:pPr>
        <w:rPr>
          <w:ins w:id="800" w:author="梦" w:date="2026-07-13T18:12:00Z"/>
          <w:b/>
          <w:bCs/>
        </w:rPr>
      </w:pPr>
    </w:p>
    <w:p w:rsidR="00AE7AB2" w:rsidRDefault="00AE7AB2">
      <w:pPr>
        <w:rPr>
          <w:ins w:id="801" w:author="梦" w:date="2026-07-13T18:12:00Z"/>
          <w:b/>
          <w:bCs/>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80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03" w:author="梦" w:date="2026-07-13T18:12:00Z"/>
                <w:b/>
                <w:bCs/>
              </w:rPr>
            </w:pPr>
            <w:ins w:id="804" w:author="梦" w:date="2026-07-13T18:12: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05" w:author="梦" w:date="2026-07-13T18:12:00Z"/>
              </w:rPr>
            </w:pPr>
            <w:ins w:id="806" w:author="梦" w:date="2026-07-13T18:12:00Z">
              <w:r>
                <w:rPr>
                  <w:rFonts w:hint="eastAsia"/>
                </w:rPr>
                <w:t>TC4.2-0</w:t>
              </w:r>
              <w:r>
                <w:t>3</w:t>
              </w:r>
            </w:ins>
          </w:p>
        </w:tc>
      </w:tr>
      <w:tr w:rsidR="00AE7AB2">
        <w:trPr>
          <w:ins w:id="80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08" w:author="梦" w:date="2026-07-13T18:12:00Z"/>
                <w:b/>
                <w:bCs/>
              </w:rPr>
            </w:pPr>
            <w:ins w:id="809" w:author="梦" w:date="2026-07-13T18:12: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10" w:author="梦" w:date="2026-07-13T18:12:00Z"/>
                <w:bCs/>
              </w:rPr>
            </w:pPr>
            <w:ins w:id="811" w:author="梦" w:date="2026-07-13T18:12:00Z">
              <w:r>
                <w:rPr>
                  <w:rFonts w:hint="eastAsia"/>
                  <w:bCs/>
                </w:rPr>
                <w:t>市场风险识别管理—接口功能验证</w:t>
              </w:r>
            </w:ins>
          </w:p>
        </w:tc>
      </w:tr>
      <w:tr w:rsidR="00AE7AB2">
        <w:trPr>
          <w:ins w:id="81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13" w:author="梦" w:date="2026-07-13T18:12:00Z"/>
                <w:b/>
                <w:bCs/>
              </w:rPr>
            </w:pPr>
            <w:ins w:id="814" w:author="梦" w:date="2026-07-13T18:12: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15" w:author="梦" w:date="2026-07-13T18:12:00Z"/>
              </w:rPr>
            </w:pPr>
            <w:ins w:id="816" w:author="梦" w:date="2026-07-13T18:12:00Z">
              <w:r>
                <w:rPr>
                  <w:rFonts w:hint="eastAsia"/>
                </w:rPr>
                <w:t>企业数据采集系统已部署完成并正常运行，测试账号、测试数据已准备就绪。</w:t>
              </w:r>
            </w:ins>
          </w:p>
        </w:tc>
      </w:tr>
      <w:tr w:rsidR="00AE7AB2">
        <w:trPr>
          <w:ins w:id="81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18" w:author="梦" w:date="2026-07-13T18:12:00Z"/>
              </w:rPr>
            </w:pPr>
            <w:ins w:id="819" w:author="梦" w:date="2026-07-13T18:12:00Z">
              <w:r>
                <w:rPr>
                  <w:b/>
                  <w:bCs/>
                </w:rPr>
                <w:t>测试内容</w:t>
              </w:r>
            </w:ins>
          </w:p>
          <w:p w:rsidR="00AE7AB2" w:rsidRDefault="00E10BB2">
            <w:pPr>
              <w:rPr>
                <w:ins w:id="820" w:author="梦" w:date="2026-07-13T18:12:00Z"/>
              </w:rPr>
            </w:pPr>
            <w:ins w:id="821" w:author="梦" w:date="2026-07-13T18:12: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822" w:author="梦" w:date="2026-07-13T18:12:00Z"/>
              </w:rPr>
              <w:pPrChange w:id="823" w:author="梦" w:date="2026-07-13T18:18:00Z">
                <w:pPr/>
              </w:pPrChange>
            </w:pPr>
            <w:ins w:id="824" w:author="梦" w:date="2026-07-13T18:12:00Z">
              <w:r>
                <w:rPr>
                  <w:rFonts w:hint="eastAsia"/>
                  <w:b/>
                  <w:bCs/>
                </w:rPr>
                <w:t>正向测试</w:t>
              </w:r>
              <w:r>
                <w:rPr>
                  <w:rFonts w:hint="eastAsia"/>
                </w:rPr>
                <w:t>：营业总收入同比增长率、主营业务收入占比、净利润率、单一核心客户订单占比、客户数量年度同比增长率、资产负债率、总资产收益率（</w:t>
              </w:r>
              <w:r>
                <w:rPr>
                  <w:rFonts w:hint="eastAsia"/>
                </w:rPr>
                <w:t>ROA</w:t>
              </w:r>
              <w:r>
                <w:rPr>
                  <w:rFonts w:hint="eastAsia"/>
                </w:rPr>
                <w:t>）、单一核心供应商供货占比、供应商数量占比（相对行业均值）≥</w:t>
              </w:r>
              <w:r>
                <w:rPr>
                  <w:rFonts w:hint="eastAsia"/>
                </w:rPr>
                <w:t>0</w:t>
              </w:r>
              <w:r>
                <w:rPr>
                  <w:rFonts w:hint="eastAsia"/>
                </w:rPr>
                <w:t>且≤</w:t>
              </w:r>
              <w:r>
                <w:rPr>
                  <w:rFonts w:hint="eastAsia"/>
                </w:rPr>
                <w:t>1</w:t>
              </w:r>
              <w:r>
                <w:rPr>
                  <w:rFonts w:hint="eastAsia"/>
                </w:rPr>
                <w:t>，净资产规模≥</w:t>
              </w:r>
              <w:r>
                <w:rPr>
                  <w:rFonts w:hint="eastAsia"/>
                </w:rPr>
                <w:t>0</w:t>
              </w:r>
            </w:ins>
            <w:ins w:id="825" w:author="梦" w:date="2026-07-13T18:18:00Z">
              <w:r>
                <w:rPr>
                  <w:rFonts w:hint="eastAsia"/>
                </w:rPr>
                <w:t>。</w:t>
              </w:r>
            </w:ins>
          </w:p>
          <w:p w:rsidR="00AE7AB2" w:rsidRDefault="00E10BB2" w:rsidP="00AE7AB2">
            <w:pPr>
              <w:ind w:firstLineChars="200" w:firstLine="482"/>
              <w:rPr>
                <w:ins w:id="826" w:author="梦" w:date="2026-07-13T18:12:00Z"/>
              </w:rPr>
              <w:pPrChange w:id="827" w:author="梦" w:date="2026-07-13T18:15:00Z">
                <w:pPr>
                  <w:ind w:firstLineChars="300" w:firstLine="723"/>
                </w:pPr>
              </w:pPrChange>
            </w:pPr>
            <w:ins w:id="828" w:author="梦" w:date="2026-07-13T18:12:00Z">
              <w:r>
                <w:rPr>
                  <w:rFonts w:hint="eastAsia"/>
                  <w:b/>
                  <w:bCs/>
                </w:rPr>
                <w:t>反向测试</w:t>
              </w:r>
              <w:r>
                <w:rPr>
                  <w:rFonts w:hint="eastAsia"/>
                </w:rPr>
                <w:t>：如营业总收入同比增长率、主营业务收入占比、净利润率、单一核心客户订单占比、客户数量年度同比增长率、资产负债率、总资产收益率（</w:t>
              </w:r>
              <w:r>
                <w:rPr>
                  <w:rFonts w:hint="eastAsia"/>
                </w:rPr>
                <w:t>ROA</w:t>
              </w:r>
              <w:r>
                <w:rPr>
                  <w:rFonts w:hint="eastAsia"/>
                </w:rPr>
                <w:t>）、单一核心供应商供货占比、供应商数量占比（相对行业均值）输入超出边界值</w:t>
              </w:r>
              <w:r>
                <w:rPr>
                  <w:rFonts w:hint="eastAsia"/>
                </w:rPr>
                <w:t>1</w:t>
              </w:r>
              <w:r>
                <w:rPr>
                  <w:rFonts w:hint="eastAsia"/>
                </w:rPr>
                <w:t>的值等</w:t>
              </w:r>
            </w:ins>
            <w:ins w:id="829" w:author="梦" w:date="2026-07-13T18:18:00Z">
              <w:r>
                <w:rPr>
                  <w:rFonts w:hint="eastAsia"/>
                </w:rPr>
                <w:t>。</w:t>
              </w:r>
            </w:ins>
          </w:p>
          <w:p w:rsidR="00AE7AB2" w:rsidRDefault="00E10BB2" w:rsidP="00AE7AB2">
            <w:pPr>
              <w:ind w:firstLineChars="200" w:firstLine="482"/>
              <w:rPr>
                <w:ins w:id="830" w:author="梦" w:date="2026-07-13T18:12:00Z"/>
              </w:rPr>
              <w:pPrChange w:id="831" w:author="梦" w:date="2026-07-13T18:16:00Z">
                <w:pPr>
                  <w:ind w:firstLineChars="300" w:firstLine="723"/>
                </w:pPr>
              </w:pPrChange>
            </w:pPr>
            <w:ins w:id="832" w:author="梦" w:date="2026-07-13T18:12:00Z">
              <w:r>
                <w:rPr>
                  <w:rFonts w:hint="eastAsia"/>
                  <w:b/>
                  <w:bCs/>
                </w:rPr>
                <w:t>异常输入</w:t>
              </w:r>
              <w:r>
                <w:rPr>
                  <w:rFonts w:hint="eastAsia"/>
                </w:rPr>
                <w:t>：如参数的非空的校验，参数为中文英文，特殊字符应均显示报错等</w:t>
              </w:r>
            </w:ins>
            <w:ins w:id="833" w:author="梦" w:date="2026-07-13T18:18:00Z">
              <w:r>
                <w:rPr>
                  <w:rFonts w:hint="eastAsia"/>
                </w:rPr>
                <w:t>。</w:t>
              </w:r>
            </w:ins>
          </w:p>
        </w:tc>
      </w:tr>
      <w:tr w:rsidR="00AE7AB2">
        <w:trPr>
          <w:ins w:id="83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35" w:author="梦" w:date="2026-07-13T18:12:00Z"/>
              </w:rPr>
            </w:pPr>
            <w:ins w:id="836" w:author="梦" w:date="2026-07-13T18:12: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37" w:author="梦" w:date="2026-07-13T18:12:00Z"/>
              </w:rPr>
            </w:pPr>
            <w:ins w:id="838" w:author="梦" w:date="2026-07-13T18:12:00Z">
              <w:r>
                <w:t>黑盒测试，</w:t>
              </w:r>
              <w:r>
                <w:rPr>
                  <w:rFonts w:hint="eastAsia"/>
                </w:rPr>
                <w:t>边界值，</w:t>
              </w:r>
              <w:r>
                <w:t>等价类划分法、错误猜测法。</w:t>
              </w:r>
            </w:ins>
          </w:p>
        </w:tc>
      </w:tr>
      <w:tr w:rsidR="00AE7AB2">
        <w:trPr>
          <w:ins w:id="83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40" w:author="梦" w:date="2026-07-13T18:12:00Z"/>
                <w:b/>
              </w:rPr>
            </w:pPr>
            <w:ins w:id="841" w:author="梦" w:date="2026-07-13T18:12:00Z">
              <w:r>
                <w:rPr>
                  <w:rFonts w:hint="eastAsia"/>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42" w:author="梦" w:date="2026-07-13T18:12:00Z"/>
              </w:rPr>
            </w:pPr>
            <w:ins w:id="843" w:author="梦" w:date="2026-07-13T18:12:00Z">
              <w:r>
                <w:t>P</w:t>
              </w:r>
              <w:r>
                <w:rPr>
                  <w:rFonts w:hint="eastAsia"/>
                </w:rPr>
                <w:t>ostman</w:t>
              </w:r>
            </w:ins>
          </w:p>
        </w:tc>
      </w:tr>
      <w:tr w:rsidR="00AE7AB2">
        <w:trPr>
          <w:ins w:id="84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45" w:author="梦" w:date="2026-07-13T18:12:00Z"/>
                <w:b/>
                <w:bCs/>
              </w:rPr>
            </w:pPr>
            <w:ins w:id="846" w:author="梦" w:date="2026-07-13T18:12:00Z">
              <w:r>
                <w:rPr>
                  <w:rFonts w:hint="eastAsia"/>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47" w:author="梦" w:date="2026-07-13T18:12:00Z"/>
              </w:rPr>
            </w:pPr>
            <w:ins w:id="848" w:author="梦" w:date="2026-07-13T18:12:00Z">
              <w:r>
                <w:rPr>
                  <w:rFonts w:hint="eastAsia"/>
                </w:rPr>
                <w:t>运行</w:t>
              </w:r>
              <w:r>
                <w:t>正常且输出合理，则通过测试，反之不通过。</w:t>
              </w:r>
            </w:ins>
          </w:p>
        </w:tc>
      </w:tr>
      <w:tr w:rsidR="00AE7AB2">
        <w:trPr>
          <w:ins w:id="84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50" w:author="梦" w:date="2026-07-13T18:12:00Z"/>
              </w:rPr>
            </w:pPr>
            <w:ins w:id="851" w:author="梦" w:date="2026-07-13T18:12: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52" w:author="梦" w:date="2026-07-13T18:12:00Z"/>
              </w:rPr>
            </w:pPr>
            <w:ins w:id="853"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854" w:author="梦" w:date="2026-07-13T18:12:00Z"/>
          <w:b/>
          <w:bCs/>
        </w:rPr>
      </w:pPr>
    </w:p>
    <w:p w:rsidR="00AE7AB2" w:rsidRDefault="00AE7AB2">
      <w:pPr>
        <w:rPr>
          <w:ins w:id="855" w:author="梦" w:date="2026-07-13T18:12:00Z"/>
          <w:b/>
          <w:bCs/>
        </w:rPr>
      </w:pPr>
    </w:p>
    <w:p w:rsidR="00AE7AB2" w:rsidRDefault="00AE7AB2">
      <w:pPr>
        <w:rPr>
          <w:ins w:id="856" w:author="梦" w:date="2026-07-13T18:12:00Z"/>
          <w:b/>
          <w:bCs/>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85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58" w:author="梦" w:date="2026-07-13T18:12:00Z"/>
                <w:b/>
                <w:bCs/>
              </w:rPr>
            </w:pPr>
            <w:ins w:id="859" w:author="梦" w:date="2026-07-13T18:12: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60" w:author="梦" w:date="2026-07-13T18:12:00Z"/>
              </w:rPr>
            </w:pPr>
            <w:ins w:id="861" w:author="梦" w:date="2026-07-13T18:12:00Z">
              <w:r>
                <w:rPr>
                  <w:rFonts w:hint="eastAsia"/>
                </w:rPr>
                <w:t>TC4.2-0</w:t>
              </w:r>
              <w:r>
                <w:t>4</w:t>
              </w:r>
            </w:ins>
          </w:p>
        </w:tc>
      </w:tr>
      <w:tr w:rsidR="00AE7AB2">
        <w:trPr>
          <w:ins w:id="86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63" w:author="梦" w:date="2026-07-13T18:12:00Z"/>
                <w:b/>
                <w:bCs/>
              </w:rPr>
            </w:pPr>
            <w:ins w:id="864" w:author="梦" w:date="2026-07-13T18:12: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65" w:author="梦" w:date="2026-07-13T18:12:00Z"/>
                <w:bCs/>
              </w:rPr>
            </w:pPr>
            <w:ins w:id="866" w:author="梦" w:date="2026-07-13T18:12:00Z">
              <w:r>
                <w:rPr>
                  <w:rFonts w:hint="eastAsia"/>
                  <w:bCs/>
                </w:rPr>
                <w:t>产业前沿关键技术转化态势感知—接口功能验证</w:t>
              </w:r>
            </w:ins>
          </w:p>
        </w:tc>
      </w:tr>
      <w:tr w:rsidR="00AE7AB2">
        <w:trPr>
          <w:ins w:id="86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68" w:author="梦" w:date="2026-07-13T18:12:00Z"/>
                <w:b/>
                <w:bCs/>
              </w:rPr>
            </w:pPr>
            <w:ins w:id="869" w:author="梦" w:date="2026-07-13T18:12: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70" w:author="梦" w:date="2026-07-13T18:12:00Z"/>
              </w:rPr>
            </w:pPr>
            <w:ins w:id="871" w:author="梦" w:date="2026-07-13T18:12:00Z">
              <w:r>
                <w:rPr>
                  <w:rFonts w:hint="eastAsia"/>
                </w:rPr>
                <w:t>企业数据采集系统已部署完成并正常运行，测试账号、测试数据已准备就绪。</w:t>
              </w:r>
            </w:ins>
          </w:p>
        </w:tc>
      </w:tr>
      <w:tr w:rsidR="00AE7AB2">
        <w:trPr>
          <w:ins w:id="87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73" w:author="梦" w:date="2026-07-13T18:12:00Z"/>
              </w:rPr>
            </w:pPr>
            <w:ins w:id="874" w:author="梦" w:date="2026-07-13T18:12:00Z">
              <w:r>
                <w:rPr>
                  <w:b/>
                  <w:bCs/>
                </w:rPr>
                <w:t>测试内容</w:t>
              </w:r>
            </w:ins>
          </w:p>
          <w:p w:rsidR="00AE7AB2" w:rsidRDefault="00E10BB2">
            <w:pPr>
              <w:rPr>
                <w:ins w:id="875" w:author="梦" w:date="2026-07-13T18:12:00Z"/>
              </w:rPr>
            </w:pPr>
            <w:ins w:id="876" w:author="梦" w:date="2026-07-13T18:12: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877" w:author="梦" w:date="2026-07-13T18:12:00Z"/>
              </w:rPr>
              <w:pPrChange w:id="878" w:author="梦" w:date="2026-07-13T18:17:00Z">
                <w:pPr/>
              </w:pPrChange>
            </w:pPr>
            <w:ins w:id="879" w:author="梦" w:date="2026-07-13T18:12:00Z">
              <w:r>
                <w:rPr>
                  <w:rFonts w:hint="eastAsia"/>
                  <w:b/>
                  <w:bCs/>
                </w:rPr>
                <w:t>正向测试</w:t>
              </w:r>
              <w:r>
                <w:rPr>
                  <w:rFonts w:hint="eastAsia"/>
                </w:rPr>
                <w:t>：专利授权率≥</w:t>
              </w:r>
              <w:r>
                <w:rPr>
                  <w:rFonts w:hint="eastAsia"/>
                </w:rPr>
                <w:t>0</w:t>
              </w:r>
              <w:r>
                <w:rPr>
                  <w:rFonts w:hint="eastAsia"/>
                </w:rPr>
                <w:t>且≤</w:t>
              </w:r>
              <w:r>
                <w:rPr>
                  <w:rFonts w:hint="eastAsia"/>
                </w:rPr>
                <w:t>1</w:t>
              </w:r>
              <w:r>
                <w:rPr>
                  <w:rFonts w:hint="eastAsia"/>
                </w:rPr>
                <w:t>，专利总量、发明专利量、实用新型专利量、软件著作权量、发明授权数量、专利被引用次数、专利对外许可数量、技术领域趋势数量、技术领域布局数量≥</w:t>
              </w:r>
              <w:r>
                <w:rPr>
                  <w:rFonts w:hint="eastAsia"/>
                </w:rPr>
                <w:t>0</w:t>
              </w:r>
              <w:r>
                <w:rPr>
                  <w:rFonts w:hint="eastAsia"/>
                </w:rPr>
                <w:t>且为整数</w:t>
              </w:r>
            </w:ins>
            <w:ins w:id="880" w:author="梦" w:date="2026-07-13T18:18:00Z">
              <w:r>
                <w:rPr>
                  <w:rFonts w:hint="eastAsia"/>
                </w:rPr>
                <w:t>。</w:t>
              </w:r>
            </w:ins>
          </w:p>
          <w:p w:rsidR="00AE7AB2" w:rsidRDefault="00E10BB2" w:rsidP="00AE7AB2">
            <w:pPr>
              <w:ind w:firstLineChars="200" w:firstLine="482"/>
              <w:rPr>
                <w:ins w:id="881" w:author="梦" w:date="2026-07-13T18:12:00Z"/>
              </w:rPr>
              <w:pPrChange w:id="882" w:author="梦" w:date="2026-07-13T18:17:00Z">
                <w:pPr>
                  <w:ind w:firstLineChars="300" w:firstLine="723"/>
                </w:pPr>
              </w:pPrChange>
            </w:pPr>
            <w:ins w:id="883" w:author="梦" w:date="2026-07-13T18:12:00Z">
              <w:r>
                <w:rPr>
                  <w:rFonts w:hint="eastAsia"/>
                  <w:b/>
                  <w:bCs/>
                </w:rPr>
                <w:t>反向测试</w:t>
              </w:r>
              <w:r>
                <w:rPr>
                  <w:rFonts w:hint="eastAsia"/>
                </w:rPr>
                <w:t>：如专利授权率输入超出边界值</w:t>
              </w:r>
              <w:r>
                <w:rPr>
                  <w:rFonts w:hint="eastAsia"/>
                </w:rPr>
                <w:t>1</w:t>
              </w:r>
              <w:r>
                <w:rPr>
                  <w:rFonts w:hint="eastAsia"/>
                </w:rPr>
                <w:t>的值，专利总量、发明专利量、实用新型专利量、软件著作权量、发明授权数量、专利被引用次数、专利对外许可数量、技术领域趋势数量、技术领域布局数量输入非整数值等</w:t>
              </w:r>
            </w:ins>
            <w:ins w:id="884" w:author="梦" w:date="2026-07-13T18:18:00Z">
              <w:r>
                <w:rPr>
                  <w:rFonts w:hint="eastAsia"/>
                </w:rPr>
                <w:t>。</w:t>
              </w:r>
            </w:ins>
          </w:p>
          <w:p w:rsidR="00AE7AB2" w:rsidRDefault="00E10BB2" w:rsidP="00AE7AB2">
            <w:pPr>
              <w:ind w:firstLineChars="200" w:firstLine="482"/>
              <w:rPr>
                <w:ins w:id="885" w:author="梦" w:date="2026-07-13T18:12:00Z"/>
              </w:rPr>
              <w:pPrChange w:id="886" w:author="梦" w:date="2026-07-13T18:17:00Z">
                <w:pPr>
                  <w:ind w:firstLineChars="300" w:firstLine="723"/>
                </w:pPr>
              </w:pPrChange>
            </w:pPr>
            <w:ins w:id="887" w:author="梦" w:date="2026-07-13T18:12:00Z">
              <w:r>
                <w:rPr>
                  <w:rFonts w:hint="eastAsia"/>
                  <w:b/>
                  <w:bCs/>
                </w:rPr>
                <w:t>异常输入</w:t>
              </w:r>
              <w:r>
                <w:rPr>
                  <w:rFonts w:hint="eastAsia"/>
                </w:rPr>
                <w:t>：如参数的非空的校验，参数为中文英文，特殊字符应均显示报错等</w:t>
              </w:r>
            </w:ins>
            <w:ins w:id="888" w:author="梦" w:date="2026-07-13T18:18:00Z">
              <w:r>
                <w:rPr>
                  <w:rFonts w:hint="eastAsia"/>
                </w:rPr>
                <w:t>。</w:t>
              </w:r>
            </w:ins>
          </w:p>
        </w:tc>
      </w:tr>
      <w:tr w:rsidR="00AE7AB2">
        <w:trPr>
          <w:ins w:id="88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90" w:author="梦" w:date="2026-07-13T18:12:00Z"/>
              </w:rPr>
            </w:pPr>
            <w:ins w:id="891" w:author="梦" w:date="2026-07-13T18:12: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92" w:author="梦" w:date="2026-07-13T18:12:00Z"/>
              </w:rPr>
            </w:pPr>
            <w:ins w:id="893" w:author="梦" w:date="2026-07-13T18:12:00Z">
              <w:r>
                <w:t>黑盒测试，</w:t>
              </w:r>
              <w:r>
                <w:rPr>
                  <w:rFonts w:hint="eastAsia"/>
                </w:rPr>
                <w:t>边界值，</w:t>
              </w:r>
              <w:r>
                <w:t>等价类划分法、错误猜测法。</w:t>
              </w:r>
            </w:ins>
          </w:p>
        </w:tc>
      </w:tr>
      <w:tr w:rsidR="00AE7AB2">
        <w:trPr>
          <w:ins w:id="89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895" w:author="梦" w:date="2026-07-13T18:12:00Z"/>
                <w:b/>
              </w:rPr>
            </w:pPr>
            <w:ins w:id="896" w:author="梦" w:date="2026-07-13T18:12:00Z">
              <w:r>
                <w:rPr>
                  <w:rFonts w:hint="eastAsia"/>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897" w:author="梦" w:date="2026-07-13T18:12:00Z"/>
              </w:rPr>
            </w:pPr>
            <w:ins w:id="898" w:author="梦" w:date="2026-07-13T18:12:00Z">
              <w:r>
                <w:t>P</w:t>
              </w:r>
              <w:r>
                <w:rPr>
                  <w:rFonts w:hint="eastAsia"/>
                </w:rPr>
                <w:t>ostman</w:t>
              </w:r>
            </w:ins>
          </w:p>
        </w:tc>
      </w:tr>
      <w:tr w:rsidR="00AE7AB2">
        <w:trPr>
          <w:ins w:id="89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00" w:author="梦" w:date="2026-07-13T18:12:00Z"/>
                <w:b/>
                <w:bCs/>
              </w:rPr>
            </w:pPr>
            <w:ins w:id="901" w:author="梦" w:date="2026-07-13T18:12:00Z">
              <w:r>
                <w:rPr>
                  <w:rFonts w:hint="eastAsia"/>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02" w:author="梦" w:date="2026-07-13T18:12:00Z"/>
              </w:rPr>
            </w:pPr>
            <w:ins w:id="903" w:author="梦" w:date="2026-07-13T18:12:00Z">
              <w:r>
                <w:rPr>
                  <w:rFonts w:hint="eastAsia"/>
                </w:rPr>
                <w:t>运行</w:t>
              </w:r>
              <w:r>
                <w:t>正常且输出合理，则通过测试，反之不通过。</w:t>
              </w:r>
            </w:ins>
          </w:p>
        </w:tc>
      </w:tr>
      <w:tr w:rsidR="00AE7AB2">
        <w:trPr>
          <w:ins w:id="90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05" w:author="梦" w:date="2026-07-13T18:12:00Z"/>
              </w:rPr>
            </w:pPr>
            <w:ins w:id="906" w:author="梦" w:date="2026-07-13T18:12: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07" w:author="梦" w:date="2026-07-13T18:12:00Z"/>
              </w:rPr>
            </w:pPr>
            <w:ins w:id="908"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909" w:author="梦" w:date="2026-07-13T18:12:00Z"/>
          <w:b/>
          <w:bCs/>
        </w:rPr>
      </w:pPr>
    </w:p>
    <w:p w:rsidR="00AE7AB2" w:rsidRDefault="00AE7AB2">
      <w:pPr>
        <w:rPr>
          <w:ins w:id="910" w:author="梦" w:date="2026-07-13T18:12:00Z"/>
          <w:b/>
          <w:bCs/>
        </w:rPr>
      </w:pPr>
    </w:p>
    <w:p w:rsidR="00AE7AB2" w:rsidRDefault="00AE7AB2">
      <w:pPr>
        <w:rPr>
          <w:ins w:id="911" w:author="梦" w:date="2026-07-13T18:12:00Z"/>
          <w:b/>
          <w:bCs/>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91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13" w:author="梦" w:date="2026-07-13T18:12:00Z"/>
                <w:b/>
                <w:bCs/>
              </w:rPr>
            </w:pPr>
            <w:ins w:id="914" w:author="梦" w:date="2026-07-13T18:12: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15" w:author="梦" w:date="2026-07-13T18:12:00Z"/>
              </w:rPr>
            </w:pPr>
            <w:ins w:id="916" w:author="梦" w:date="2026-07-13T18:12:00Z">
              <w:r>
                <w:rPr>
                  <w:rFonts w:hint="eastAsia"/>
                </w:rPr>
                <w:t>TC4.2-0</w:t>
              </w:r>
              <w:r>
                <w:t>5</w:t>
              </w:r>
            </w:ins>
          </w:p>
        </w:tc>
      </w:tr>
      <w:tr w:rsidR="00AE7AB2">
        <w:trPr>
          <w:ins w:id="91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18" w:author="梦" w:date="2026-07-13T18:12:00Z"/>
                <w:b/>
                <w:bCs/>
              </w:rPr>
            </w:pPr>
            <w:ins w:id="919" w:author="梦" w:date="2026-07-13T18:12: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20" w:author="梦" w:date="2026-07-13T18:12:00Z"/>
                <w:bCs/>
              </w:rPr>
            </w:pPr>
            <w:ins w:id="921" w:author="梦" w:date="2026-07-13T18:12:00Z">
              <w:r>
                <w:rPr>
                  <w:bCs/>
                </w:rPr>
                <w:t>产业规划布局态势感知</w:t>
              </w:r>
              <w:r>
                <w:rPr>
                  <w:rFonts w:hint="eastAsia"/>
                  <w:bCs/>
                </w:rPr>
                <w:t>—接口功能验证</w:t>
              </w:r>
            </w:ins>
          </w:p>
        </w:tc>
      </w:tr>
      <w:tr w:rsidR="00AE7AB2">
        <w:trPr>
          <w:ins w:id="922"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23" w:author="梦" w:date="2026-07-13T18:12:00Z"/>
                <w:b/>
                <w:bCs/>
              </w:rPr>
            </w:pPr>
            <w:ins w:id="924" w:author="梦" w:date="2026-07-13T18:12: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25" w:author="梦" w:date="2026-07-13T18:12:00Z"/>
              </w:rPr>
            </w:pPr>
            <w:ins w:id="926" w:author="梦" w:date="2026-07-13T18:12:00Z">
              <w:r>
                <w:rPr>
                  <w:rFonts w:hint="eastAsia"/>
                </w:rPr>
                <w:t>产业数据采集系统已部署完成并正常运行，测试账号、测试数据已准备就绪。</w:t>
              </w:r>
            </w:ins>
          </w:p>
        </w:tc>
      </w:tr>
      <w:tr w:rsidR="00AE7AB2">
        <w:trPr>
          <w:ins w:id="927"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28" w:author="梦" w:date="2026-07-13T18:12:00Z"/>
              </w:rPr>
            </w:pPr>
            <w:ins w:id="929" w:author="梦" w:date="2026-07-13T18:12:00Z">
              <w:r>
                <w:rPr>
                  <w:b/>
                  <w:bCs/>
                </w:rPr>
                <w:t>测试内容</w:t>
              </w:r>
            </w:ins>
          </w:p>
          <w:p w:rsidR="00AE7AB2" w:rsidRDefault="00E10BB2">
            <w:pPr>
              <w:rPr>
                <w:ins w:id="930" w:author="梦" w:date="2026-07-13T18:12:00Z"/>
              </w:rPr>
            </w:pPr>
            <w:ins w:id="931" w:author="梦" w:date="2026-07-13T18:12: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932" w:author="梦" w:date="2026-07-13T18:12:00Z"/>
              </w:rPr>
              <w:pPrChange w:id="933" w:author="梦" w:date="2026-07-13T18:18:00Z">
                <w:pPr/>
              </w:pPrChange>
            </w:pPr>
            <w:ins w:id="934" w:author="梦" w:date="2026-07-13T18:12:00Z">
              <w:r>
                <w:rPr>
                  <w:rFonts w:hint="eastAsia"/>
                  <w:b/>
                  <w:bCs/>
                </w:rPr>
                <w:t>正向测试</w:t>
              </w:r>
              <w:r>
                <w:rPr>
                  <w:rFonts w:hint="eastAsia"/>
                </w:rPr>
                <w:t>：净资产收益率、营业收入集中度</w:t>
              </w:r>
              <w:r>
                <w:rPr>
                  <w:rFonts w:hint="eastAsia"/>
                </w:rPr>
                <w:t>(CR3)</w:t>
              </w:r>
              <w:r>
                <w:rPr>
                  <w:rFonts w:hint="eastAsia"/>
                </w:rPr>
                <w:t>、总融资金额、企业数区位熵、专利数区位熵≥</w:t>
              </w:r>
              <w:r>
                <w:rPr>
                  <w:rFonts w:hint="eastAsia"/>
                </w:rPr>
                <w:t>0</w:t>
              </w:r>
              <w:r>
                <w:rPr>
                  <w:rFonts w:hint="eastAsia"/>
                </w:rPr>
                <w:t>且≤</w:t>
              </w:r>
              <w:r>
                <w:rPr>
                  <w:rFonts w:hint="eastAsia"/>
                </w:rPr>
                <w:t>1</w:t>
              </w:r>
              <w:r>
                <w:rPr>
                  <w:rFonts w:hint="eastAsia"/>
                </w:rPr>
                <w:t>，专利总量、发明授权数量、总融资笔数、行政处罚次数、诉讼案件数量≥</w:t>
              </w:r>
              <w:r>
                <w:rPr>
                  <w:rFonts w:hint="eastAsia"/>
                </w:rPr>
                <w:t>0</w:t>
              </w:r>
              <w:r>
                <w:rPr>
                  <w:rFonts w:hint="eastAsia"/>
                </w:rPr>
                <w:t>且为整数，总融资笔数≥</w:t>
              </w:r>
              <w:r>
                <w:rPr>
                  <w:rFonts w:hint="eastAsia"/>
                </w:rPr>
                <w:t>0</w:t>
              </w:r>
            </w:ins>
            <w:ins w:id="935" w:author="梦" w:date="2026-07-13T18:18:00Z">
              <w:r>
                <w:rPr>
                  <w:rFonts w:hint="eastAsia"/>
                </w:rPr>
                <w:t>。</w:t>
              </w:r>
            </w:ins>
          </w:p>
          <w:p w:rsidR="00AE7AB2" w:rsidRDefault="00E10BB2" w:rsidP="00AE7AB2">
            <w:pPr>
              <w:ind w:firstLineChars="200" w:firstLine="482"/>
              <w:rPr>
                <w:ins w:id="936" w:author="梦" w:date="2026-07-13T18:12:00Z"/>
              </w:rPr>
              <w:pPrChange w:id="937" w:author="梦" w:date="2026-07-13T18:18:00Z">
                <w:pPr>
                  <w:ind w:firstLineChars="300" w:firstLine="723"/>
                </w:pPr>
              </w:pPrChange>
            </w:pPr>
            <w:ins w:id="938" w:author="梦" w:date="2026-07-13T18:12:00Z">
              <w:r>
                <w:rPr>
                  <w:rFonts w:hint="eastAsia"/>
                  <w:b/>
                  <w:bCs/>
                </w:rPr>
                <w:t>反向测试</w:t>
              </w:r>
              <w:r>
                <w:rPr>
                  <w:rFonts w:hint="eastAsia"/>
                </w:rPr>
                <w:t>：如净资产收益率、营业收入集中度</w:t>
              </w:r>
              <w:r>
                <w:rPr>
                  <w:rFonts w:hint="eastAsia"/>
                </w:rPr>
                <w:t>(CR3)</w:t>
              </w:r>
              <w:r>
                <w:rPr>
                  <w:rFonts w:hint="eastAsia"/>
                </w:rPr>
                <w:t>、总融资金额、企业数区位熵、专利数区位</w:t>
              </w:r>
              <w:proofErr w:type="gramStart"/>
              <w:r>
                <w:rPr>
                  <w:rFonts w:hint="eastAsia"/>
                </w:rPr>
                <w:t>熵</w:t>
              </w:r>
              <w:proofErr w:type="gramEnd"/>
              <w:r>
                <w:rPr>
                  <w:rFonts w:hint="eastAsia"/>
                </w:rPr>
                <w:t>输入超出边界值</w:t>
              </w:r>
              <w:r>
                <w:rPr>
                  <w:rFonts w:hint="eastAsia"/>
                </w:rPr>
                <w:t>1</w:t>
              </w:r>
              <w:r>
                <w:rPr>
                  <w:rFonts w:hint="eastAsia"/>
                </w:rPr>
                <w:t>的值，专利总量、发明授权数量、总融资笔数、行政处罚次数、诉讼案件数量输入非整数值等</w:t>
              </w:r>
            </w:ins>
            <w:ins w:id="939" w:author="梦" w:date="2026-07-13T18:18:00Z">
              <w:r>
                <w:rPr>
                  <w:rFonts w:hint="eastAsia"/>
                </w:rPr>
                <w:t>。</w:t>
              </w:r>
            </w:ins>
          </w:p>
          <w:p w:rsidR="00AE7AB2" w:rsidRDefault="00E10BB2" w:rsidP="00AE7AB2">
            <w:pPr>
              <w:ind w:firstLineChars="200" w:firstLine="482"/>
              <w:rPr>
                <w:ins w:id="940" w:author="梦" w:date="2026-07-13T18:12:00Z"/>
              </w:rPr>
              <w:pPrChange w:id="941" w:author="梦" w:date="2026-07-13T18:18:00Z">
                <w:pPr>
                  <w:ind w:firstLineChars="300" w:firstLine="723"/>
                </w:pPr>
              </w:pPrChange>
            </w:pPr>
            <w:ins w:id="942" w:author="梦" w:date="2026-07-13T18:12:00Z">
              <w:r>
                <w:rPr>
                  <w:rFonts w:hint="eastAsia"/>
                  <w:b/>
                  <w:bCs/>
                </w:rPr>
                <w:t>异常输入</w:t>
              </w:r>
              <w:r>
                <w:rPr>
                  <w:rFonts w:hint="eastAsia"/>
                </w:rPr>
                <w:t>：如参数的非空的校验，参数为中文英文，特殊字符应均显示报错等</w:t>
              </w:r>
            </w:ins>
            <w:ins w:id="943" w:author="梦" w:date="2026-07-13T18:18:00Z">
              <w:r>
                <w:rPr>
                  <w:rFonts w:hint="eastAsia"/>
                </w:rPr>
                <w:t>。</w:t>
              </w:r>
            </w:ins>
          </w:p>
        </w:tc>
      </w:tr>
      <w:tr w:rsidR="00AE7AB2">
        <w:trPr>
          <w:ins w:id="94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45" w:author="梦" w:date="2026-07-13T18:12:00Z"/>
              </w:rPr>
            </w:pPr>
            <w:ins w:id="946" w:author="梦" w:date="2026-07-13T18:12: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47" w:author="梦" w:date="2026-07-13T18:12:00Z"/>
              </w:rPr>
            </w:pPr>
            <w:ins w:id="948" w:author="梦" w:date="2026-07-13T18:12:00Z">
              <w:r>
                <w:t>黑盒测试，</w:t>
              </w:r>
              <w:r>
                <w:rPr>
                  <w:rFonts w:hint="eastAsia"/>
                </w:rPr>
                <w:t>边界值，</w:t>
              </w:r>
              <w:r>
                <w:t>等价类划分法、错误猜测法。</w:t>
              </w:r>
            </w:ins>
          </w:p>
        </w:tc>
      </w:tr>
      <w:tr w:rsidR="00AE7AB2">
        <w:trPr>
          <w:ins w:id="94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50" w:author="梦" w:date="2026-07-13T18:12:00Z"/>
                <w:b/>
              </w:rPr>
            </w:pPr>
            <w:ins w:id="951" w:author="梦" w:date="2026-07-13T18:12:00Z">
              <w:r>
                <w:rPr>
                  <w:rFonts w:hint="eastAsia"/>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52" w:author="梦" w:date="2026-07-13T18:12:00Z"/>
              </w:rPr>
            </w:pPr>
            <w:ins w:id="953" w:author="梦" w:date="2026-07-13T18:12:00Z">
              <w:r>
                <w:t>P</w:t>
              </w:r>
              <w:r>
                <w:rPr>
                  <w:rFonts w:hint="eastAsia"/>
                </w:rPr>
                <w:t>ostman</w:t>
              </w:r>
            </w:ins>
          </w:p>
        </w:tc>
      </w:tr>
      <w:tr w:rsidR="00AE7AB2">
        <w:trPr>
          <w:ins w:id="954"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55" w:author="梦" w:date="2026-07-13T18:12:00Z"/>
                <w:b/>
                <w:bCs/>
              </w:rPr>
            </w:pPr>
            <w:ins w:id="956" w:author="梦" w:date="2026-07-13T18:12:00Z">
              <w:r>
                <w:rPr>
                  <w:rFonts w:hint="eastAsia"/>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57" w:author="梦" w:date="2026-07-13T18:12:00Z"/>
              </w:rPr>
            </w:pPr>
            <w:ins w:id="958" w:author="梦" w:date="2026-07-13T18:12:00Z">
              <w:r>
                <w:rPr>
                  <w:rFonts w:hint="eastAsia"/>
                </w:rPr>
                <w:t>运行</w:t>
              </w:r>
              <w:r>
                <w:t>正常且输出合理，则通过测试，反之不通过。</w:t>
              </w:r>
            </w:ins>
          </w:p>
        </w:tc>
      </w:tr>
      <w:tr w:rsidR="00AE7AB2">
        <w:trPr>
          <w:ins w:id="959" w:author="梦" w:date="2026-07-13T18:12: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960" w:author="梦" w:date="2026-07-13T18:12:00Z"/>
              </w:rPr>
            </w:pPr>
            <w:ins w:id="961" w:author="梦" w:date="2026-07-13T18:12: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962" w:author="梦" w:date="2026-07-13T18:12:00Z"/>
              </w:rPr>
            </w:pPr>
            <w:ins w:id="963" w:author="梦" w:date="2026-07-13T18:12: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964" w:author="梦" w:date="2026-07-13T18:11:00Z"/>
          <w:rFonts w:asciiTheme="minorEastAsia" w:eastAsiaTheme="minorEastAsia" w:hAnsiTheme="minorEastAsia"/>
          <w:highlight w:val="yellow"/>
        </w:rPr>
      </w:pPr>
    </w:p>
    <w:p w:rsidR="00AE7AB2" w:rsidRPr="00AE7AB2" w:rsidRDefault="00AE7AB2">
      <w:pPr>
        <w:rPr>
          <w:del w:id="965" w:author="梦" w:date="2026-07-13T18:12:00Z"/>
          <w:rFonts w:asciiTheme="minorEastAsia" w:eastAsiaTheme="minorEastAsia" w:hAnsiTheme="minorEastAsia"/>
          <w:highlight w:val="yellow"/>
          <w:rPrChange w:id="966" w:author="伟 李" w:date="2026-07-13T14:25:00Z">
            <w:rPr>
              <w:del w:id="967" w:author="梦" w:date="2026-07-13T18:12:00Z"/>
              <w:rFonts w:asciiTheme="minorEastAsia" w:eastAsiaTheme="minorEastAsia" w:hAnsiTheme="minorEastAsia"/>
            </w:rPr>
          </w:rPrChange>
        </w:rPr>
      </w:pP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rPr>
          <w:del w:id="968"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969" w:author="梦" w:date="2026-07-13T18:12:00Z"/>
                <w:highlight w:val="yellow"/>
                <w:rPrChange w:id="970" w:author="伟 李" w:date="2026-07-13T14:25:00Z">
                  <w:rPr>
                    <w:del w:id="971" w:author="梦" w:date="2026-07-13T18:12:00Z"/>
                  </w:rPr>
                </w:rPrChange>
              </w:rPr>
            </w:pPr>
            <w:del w:id="972" w:author="梦" w:date="2026-07-13T18:12:00Z">
              <w:r>
                <w:rPr>
                  <w:rFonts w:hint="eastAsia"/>
                  <w:b/>
                  <w:bCs/>
                  <w:sz w:val="21"/>
                  <w:szCs w:val="21"/>
                  <w:highlight w:val="yellow"/>
                  <w:rPrChange w:id="973" w:author="伟 李" w:date="2026-07-13T14:25:00Z">
                    <w:rPr>
                      <w:rFonts w:hint="eastAsia"/>
                      <w:b/>
                      <w:bCs/>
                      <w:sz w:val="21"/>
                      <w:szCs w:val="21"/>
                    </w:rPr>
                  </w:rPrChange>
                </w:rPr>
                <w:delText>测试项名称</w:delText>
              </w:r>
            </w:del>
          </w:p>
        </w:tc>
        <w:tc>
          <w:tcPr>
            <w:tcW w:w="2540" w:type="dxa"/>
            <w:tcMar>
              <w:top w:w="60" w:type="dxa"/>
              <w:left w:w="100" w:type="dxa"/>
              <w:bottom w:w="60" w:type="dxa"/>
              <w:right w:w="100" w:type="dxa"/>
            </w:tcMar>
            <w:vAlign w:val="center"/>
          </w:tcPr>
          <w:p w:rsidR="00AE7AB2" w:rsidRPr="00AE7AB2" w:rsidRDefault="00E10BB2">
            <w:pPr>
              <w:spacing w:after="20" w:line="280" w:lineRule="auto"/>
              <w:jc w:val="center"/>
              <w:rPr>
                <w:del w:id="974" w:author="梦" w:date="2026-07-13T18:12:00Z"/>
                <w:highlight w:val="yellow"/>
                <w:rPrChange w:id="975" w:author="伟 李" w:date="2026-07-13T14:25:00Z">
                  <w:rPr>
                    <w:del w:id="976" w:author="梦" w:date="2026-07-13T18:12:00Z"/>
                  </w:rPr>
                </w:rPrChange>
              </w:rPr>
            </w:pPr>
            <w:del w:id="977" w:author="梦" w:date="2026-07-13T18:12:00Z">
              <w:r>
                <w:rPr>
                  <w:rFonts w:hint="eastAsia"/>
                  <w:sz w:val="21"/>
                  <w:szCs w:val="21"/>
                  <w:highlight w:val="yellow"/>
                  <w:rPrChange w:id="978" w:author="伟 李" w:date="2026-07-13T14:25:00Z">
                    <w:rPr>
                      <w:rFonts w:hint="eastAsia"/>
                      <w:sz w:val="21"/>
                      <w:szCs w:val="21"/>
                    </w:rPr>
                  </w:rPrChange>
                </w:rPr>
                <w:delText>产业技术跟踪监测和态势感知工具</w:delText>
              </w:r>
            </w:del>
          </w:p>
        </w:tc>
        <w:tc>
          <w:tcPr>
            <w:tcW w:w="15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979" w:author="梦" w:date="2026-07-13T18:12:00Z"/>
                <w:highlight w:val="yellow"/>
                <w:rPrChange w:id="980" w:author="伟 李" w:date="2026-07-13T14:25:00Z">
                  <w:rPr>
                    <w:del w:id="981" w:author="梦" w:date="2026-07-13T18:12:00Z"/>
                  </w:rPr>
                </w:rPrChange>
              </w:rPr>
            </w:pPr>
            <w:del w:id="982" w:author="梦" w:date="2026-07-13T18:12:00Z">
              <w:r>
                <w:rPr>
                  <w:rFonts w:hint="eastAsia"/>
                  <w:b/>
                  <w:bCs/>
                  <w:sz w:val="21"/>
                  <w:szCs w:val="21"/>
                  <w:highlight w:val="yellow"/>
                  <w:rPrChange w:id="983" w:author="伟 李" w:date="2026-07-13T14:25:00Z">
                    <w:rPr>
                      <w:rFonts w:hint="eastAsia"/>
                      <w:b/>
                      <w:bCs/>
                      <w:sz w:val="21"/>
                      <w:szCs w:val="21"/>
                    </w:rPr>
                  </w:rPrChange>
                </w:rPr>
                <w:delText>测试项标识</w:delText>
              </w:r>
            </w:del>
          </w:p>
        </w:tc>
        <w:tc>
          <w:tcPr>
            <w:tcW w:w="3170" w:type="dxa"/>
            <w:tcMar>
              <w:top w:w="60" w:type="dxa"/>
              <w:left w:w="100" w:type="dxa"/>
              <w:bottom w:w="60" w:type="dxa"/>
              <w:right w:w="100" w:type="dxa"/>
            </w:tcMar>
            <w:vAlign w:val="center"/>
          </w:tcPr>
          <w:p w:rsidR="00AE7AB2" w:rsidRPr="00AE7AB2" w:rsidRDefault="00E10BB2">
            <w:pPr>
              <w:spacing w:after="20" w:line="280" w:lineRule="auto"/>
              <w:jc w:val="center"/>
              <w:rPr>
                <w:del w:id="984" w:author="梦" w:date="2026-07-13T18:12:00Z"/>
                <w:highlight w:val="yellow"/>
                <w:rPrChange w:id="985" w:author="伟 李" w:date="2026-07-13T14:25:00Z">
                  <w:rPr>
                    <w:del w:id="986" w:author="梦" w:date="2026-07-13T18:12:00Z"/>
                  </w:rPr>
                </w:rPrChange>
              </w:rPr>
            </w:pPr>
            <w:del w:id="987" w:author="梦" w:date="2026-07-13T18:12:00Z">
              <w:r>
                <w:rPr>
                  <w:sz w:val="21"/>
                  <w:szCs w:val="21"/>
                  <w:highlight w:val="yellow"/>
                  <w:rPrChange w:id="988" w:author="伟 李" w:date="2026-07-13T14:25:00Z">
                    <w:rPr>
                      <w:sz w:val="21"/>
                      <w:szCs w:val="21"/>
                    </w:rPr>
                  </w:rPrChange>
                </w:rPr>
                <w:delText>2024YFB3312900-TP4.2</w:delText>
              </w:r>
            </w:del>
          </w:p>
        </w:tc>
      </w:tr>
      <w:tr w:rsidR="00AE7AB2">
        <w:trPr>
          <w:del w:id="989"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990" w:author="梦" w:date="2026-07-13T18:12:00Z"/>
                <w:highlight w:val="yellow"/>
                <w:rPrChange w:id="991" w:author="伟 李" w:date="2026-07-13T14:25:00Z">
                  <w:rPr>
                    <w:del w:id="992" w:author="梦" w:date="2026-07-13T18:12:00Z"/>
                  </w:rPr>
                </w:rPrChange>
              </w:rPr>
            </w:pPr>
            <w:del w:id="993" w:author="梦" w:date="2026-07-13T18:12:00Z">
              <w:r>
                <w:rPr>
                  <w:rFonts w:hint="eastAsia"/>
                  <w:b/>
                  <w:bCs/>
                  <w:sz w:val="21"/>
                  <w:szCs w:val="21"/>
                  <w:highlight w:val="yellow"/>
                  <w:rPrChange w:id="994" w:author="伟 李" w:date="2026-07-13T14:25:00Z">
                    <w:rPr>
                      <w:rFonts w:hint="eastAsia"/>
                      <w:b/>
                      <w:bCs/>
                      <w:sz w:val="21"/>
                      <w:szCs w:val="21"/>
                    </w:rPr>
                  </w:rPrChange>
                </w:rPr>
                <w:delText>测试项描述</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995" w:author="梦" w:date="2026-07-13T18:12:00Z"/>
                <w:highlight w:val="yellow"/>
                <w:rPrChange w:id="996" w:author="伟 李" w:date="2026-07-13T14:25:00Z">
                  <w:rPr>
                    <w:del w:id="997" w:author="梦" w:date="2026-07-13T18:12:00Z"/>
                  </w:rPr>
                </w:rPrChange>
              </w:rPr>
            </w:pPr>
            <w:del w:id="998" w:author="梦" w:date="2026-07-13T18:12:00Z">
              <w:r>
                <w:rPr>
                  <w:rFonts w:hint="eastAsia"/>
                  <w:sz w:val="21"/>
                  <w:szCs w:val="21"/>
                  <w:highlight w:val="yellow"/>
                  <w:rPrChange w:id="999" w:author="伟 李" w:date="2026-07-13T14:25:00Z">
                    <w:rPr>
                      <w:rFonts w:hint="eastAsia"/>
                      <w:sz w:val="21"/>
                      <w:szCs w:val="21"/>
                    </w:rPr>
                  </w:rPrChange>
                </w:rPr>
                <w:delText>验证指标</w:delText>
              </w:r>
              <w:r>
                <w:rPr>
                  <w:sz w:val="21"/>
                  <w:szCs w:val="21"/>
                  <w:highlight w:val="yellow"/>
                  <w:rPrChange w:id="1000" w:author="伟 李" w:date="2026-07-13T14:25:00Z">
                    <w:rPr>
                      <w:sz w:val="21"/>
                      <w:szCs w:val="21"/>
                    </w:rPr>
                  </w:rPrChange>
                </w:rPr>
                <w:delText>4.2</w:delText>
              </w:r>
              <w:r>
                <w:rPr>
                  <w:rFonts w:hint="eastAsia"/>
                  <w:sz w:val="21"/>
                  <w:szCs w:val="21"/>
                  <w:highlight w:val="yellow"/>
                  <w:rPrChange w:id="1001" w:author="伟 李" w:date="2026-07-13T14:25:00Z">
                    <w:rPr>
                      <w:rFonts w:hint="eastAsia"/>
                      <w:sz w:val="21"/>
                      <w:szCs w:val="21"/>
                    </w:rPr>
                  </w:rPrChange>
                </w:rPr>
                <w:delText>“研发产业链识别感知、产业人才识别发现、产业前沿关键技术转化态势感知、重点技术演进路径态势感知、产业规划布局态势感知、产业前沿技术扫描监测、产业科技动态选题、市场风险识别管理等</w:delText>
              </w:r>
              <w:r>
                <w:rPr>
                  <w:sz w:val="21"/>
                  <w:szCs w:val="21"/>
                  <w:highlight w:val="yellow"/>
                  <w:rPrChange w:id="1002" w:author="伟 李" w:date="2026-07-13T14:25:00Z">
                    <w:rPr>
                      <w:sz w:val="21"/>
                      <w:szCs w:val="21"/>
                    </w:rPr>
                  </w:rPrChange>
                </w:rPr>
                <w:delText>8</w:delText>
              </w:r>
              <w:r>
                <w:rPr>
                  <w:rFonts w:hint="eastAsia"/>
                  <w:sz w:val="21"/>
                  <w:szCs w:val="21"/>
                  <w:highlight w:val="yellow"/>
                  <w:rPrChange w:id="1003" w:author="伟 李" w:date="2026-07-13T14:25:00Z">
                    <w:rPr>
                      <w:rFonts w:hint="eastAsia"/>
                      <w:sz w:val="21"/>
                      <w:szCs w:val="21"/>
                    </w:rPr>
                  </w:rPrChange>
                </w:rPr>
                <w:delText>个产业技术跟踪、监测和态势感知工具</w:delText>
              </w:r>
              <w:r>
                <w:rPr>
                  <w:sz w:val="21"/>
                  <w:szCs w:val="21"/>
                  <w:highlight w:val="yellow"/>
                  <w:rPrChange w:id="1004" w:author="伟 李" w:date="2026-07-13T14:25:00Z">
                    <w:rPr>
                      <w:sz w:val="21"/>
                      <w:szCs w:val="21"/>
                    </w:rPr>
                  </w:rPrChange>
                </w:rPr>
                <w:delText xml:space="preserve"> </w:delText>
              </w:r>
              <w:r>
                <w:rPr>
                  <w:rFonts w:hint="eastAsia"/>
                  <w:sz w:val="21"/>
                  <w:szCs w:val="21"/>
                  <w:highlight w:val="yellow"/>
                  <w:rPrChange w:id="1005" w:author="伟 李" w:date="2026-07-13T14:25:00Z">
                    <w:rPr>
                      <w:rFonts w:hint="eastAsia"/>
                      <w:sz w:val="21"/>
                      <w:szCs w:val="21"/>
                    </w:rPr>
                  </w:rPrChange>
                </w:rPr>
                <w:delText>”是否符合任务书中期要求。</w:delText>
              </w:r>
            </w:del>
          </w:p>
        </w:tc>
      </w:tr>
      <w:tr w:rsidR="00AE7AB2">
        <w:trPr>
          <w:del w:id="1006"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007" w:author="梦" w:date="2026-07-13T18:12:00Z"/>
                <w:highlight w:val="yellow"/>
                <w:rPrChange w:id="1008" w:author="伟 李" w:date="2026-07-13T14:25:00Z">
                  <w:rPr>
                    <w:del w:id="1009" w:author="梦" w:date="2026-07-13T18:12:00Z"/>
                  </w:rPr>
                </w:rPrChange>
              </w:rPr>
            </w:pPr>
            <w:del w:id="1010" w:author="梦" w:date="2026-07-13T18:12:00Z">
              <w:r>
                <w:rPr>
                  <w:rFonts w:hint="eastAsia"/>
                  <w:b/>
                  <w:bCs/>
                  <w:sz w:val="21"/>
                  <w:szCs w:val="21"/>
                  <w:highlight w:val="yellow"/>
                  <w:rPrChange w:id="1011" w:author="伟 李" w:date="2026-07-13T14:25:00Z">
                    <w:rPr>
                      <w:rFonts w:hint="eastAsia"/>
                      <w:b/>
                      <w:bCs/>
                      <w:sz w:val="21"/>
                      <w:szCs w:val="21"/>
                    </w:rPr>
                  </w:rPrChange>
                </w:rPr>
                <w:delText>测试约束条件</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012" w:author="梦" w:date="2026-07-13T18:12:00Z"/>
                <w:highlight w:val="yellow"/>
                <w:rPrChange w:id="1013" w:author="伟 李" w:date="2026-07-13T14:25:00Z">
                  <w:rPr>
                    <w:del w:id="1014" w:author="梦" w:date="2026-07-13T18:12:00Z"/>
                  </w:rPr>
                </w:rPrChange>
              </w:rPr>
            </w:pPr>
            <w:del w:id="1015" w:author="梦" w:date="2026-07-13T18:12:00Z">
              <w:r>
                <w:rPr>
                  <w:sz w:val="21"/>
                  <w:szCs w:val="21"/>
                  <w:highlight w:val="yellow"/>
                  <w:rPrChange w:id="1016" w:author="伟 李" w:date="2026-07-13T14:25:00Z">
                    <w:rPr>
                      <w:sz w:val="21"/>
                      <w:szCs w:val="21"/>
                    </w:rPr>
                  </w:rPrChange>
                </w:rPr>
                <w:delText>8</w:delText>
              </w:r>
              <w:r>
                <w:rPr>
                  <w:rFonts w:hint="eastAsia"/>
                  <w:sz w:val="21"/>
                  <w:szCs w:val="21"/>
                  <w:highlight w:val="yellow"/>
                  <w:rPrChange w:id="1017" w:author="伟 李" w:date="2026-07-13T14:25:00Z">
                    <w:rPr>
                      <w:rFonts w:hint="eastAsia"/>
                      <w:sz w:val="21"/>
                      <w:szCs w:val="21"/>
                    </w:rPr>
                  </w:rPrChange>
                </w:rPr>
                <w:delText>个工具已集成到产业技术识别模型及工具集研发平台，平台已部署完成并正常运行。</w:delText>
              </w:r>
            </w:del>
          </w:p>
        </w:tc>
      </w:tr>
      <w:tr w:rsidR="00AE7AB2">
        <w:trPr>
          <w:del w:id="1018"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019" w:author="梦" w:date="2026-07-13T18:12:00Z"/>
                <w:highlight w:val="yellow"/>
                <w:rPrChange w:id="1020" w:author="伟 李" w:date="2026-07-13T14:25:00Z">
                  <w:rPr>
                    <w:del w:id="1021" w:author="梦" w:date="2026-07-13T18:12:00Z"/>
                  </w:rPr>
                </w:rPrChange>
              </w:rPr>
            </w:pPr>
            <w:del w:id="1022" w:author="梦" w:date="2026-07-13T18:12:00Z">
              <w:r>
                <w:rPr>
                  <w:rFonts w:hint="eastAsia"/>
                  <w:b/>
                  <w:bCs/>
                  <w:sz w:val="21"/>
                  <w:szCs w:val="21"/>
                  <w:highlight w:val="yellow"/>
                  <w:rPrChange w:id="1023" w:author="伟 李" w:date="2026-07-13T14:25:00Z">
                    <w:rPr>
                      <w:rFonts w:hint="eastAsia"/>
                      <w:b/>
                      <w:bCs/>
                      <w:sz w:val="21"/>
                      <w:szCs w:val="21"/>
                    </w:rPr>
                  </w:rPrChange>
                </w:rPr>
                <w:delText>测试内容</w:delText>
              </w:r>
            </w:del>
          </w:p>
          <w:p w:rsidR="00AE7AB2" w:rsidRPr="00AE7AB2" w:rsidRDefault="00E10BB2">
            <w:pPr>
              <w:spacing w:after="20" w:line="280" w:lineRule="auto"/>
              <w:jc w:val="center"/>
              <w:rPr>
                <w:del w:id="1024" w:author="梦" w:date="2026-07-13T18:12:00Z"/>
                <w:highlight w:val="yellow"/>
                <w:rPrChange w:id="1025" w:author="伟 李" w:date="2026-07-13T14:25:00Z">
                  <w:rPr>
                    <w:del w:id="1026" w:author="梦" w:date="2026-07-13T18:12:00Z"/>
                  </w:rPr>
                </w:rPrChange>
              </w:rPr>
            </w:pPr>
            <w:del w:id="1027" w:author="梦" w:date="2026-07-13T18:12:00Z">
              <w:r>
                <w:rPr>
                  <w:rFonts w:hint="eastAsia"/>
                  <w:b/>
                  <w:bCs/>
                  <w:sz w:val="21"/>
                  <w:szCs w:val="21"/>
                  <w:highlight w:val="yellow"/>
                  <w:rPrChange w:id="1028" w:author="伟 李" w:date="2026-07-13T14:25:00Z">
                    <w:rPr>
                      <w:rFonts w:hint="eastAsia"/>
                      <w:b/>
                      <w:bCs/>
                      <w:sz w:val="21"/>
                      <w:szCs w:val="21"/>
                    </w:rPr>
                  </w:rPrChange>
                </w:rPr>
                <w:delText>及评判标准</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029" w:author="梦" w:date="2026-07-13T18:12:00Z"/>
                <w:highlight w:val="yellow"/>
                <w:rPrChange w:id="1030" w:author="伟 李" w:date="2026-07-13T14:25:00Z">
                  <w:rPr>
                    <w:del w:id="1031" w:author="梦" w:date="2026-07-13T18:12:00Z"/>
                  </w:rPr>
                </w:rPrChange>
              </w:rPr>
            </w:pPr>
            <w:del w:id="1032" w:author="梦" w:date="2026-07-13T18:12:00Z">
              <w:r>
                <w:rPr>
                  <w:rFonts w:hint="eastAsia"/>
                  <w:sz w:val="21"/>
                  <w:szCs w:val="21"/>
                  <w:highlight w:val="yellow"/>
                  <w:rPrChange w:id="1033" w:author="伟 李" w:date="2026-07-13T14:25:00Z">
                    <w:rPr>
                      <w:rFonts w:hint="eastAsia"/>
                      <w:sz w:val="21"/>
                      <w:szCs w:val="21"/>
                    </w:rPr>
                  </w:rPrChange>
                </w:rPr>
                <w:delText>（</w:delText>
              </w:r>
              <w:r>
                <w:rPr>
                  <w:sz w:val="21"/>
                  <w:szCs w:val="21"/>
                  <w:highlight w:val="yellow"/>
                  <w:rPrChange w:id="1034" w:author="伟 李" w:date="2026-07-13T14:25:00Z">
                    <w:rPr>
                      <w:sz w:val="21"/>
                      <w:szCs w:val="21"/>
                    </w:rPr>
                  </w:rPrChange>
                </w:rPr>
                <w:delText>1</w:delText>
              </w:r>
              <w:r>
                <w:rPr>
                  <w:rFonts w:hint="eastAsia"/>
                  <w:sz w:val="21"/>
                  <w:szCs w:val="21"/>
                  <w:highlight w:val="yellow"/>
                  <w:rPrChange w:id="1035" w:author="伟 李" w:date="2026-07-13T14:25:00Z">
                    <w:rPr>
                      <w:rFonts w:hint="eastAsia"/>
                      <w:sz w:val="21"/>
                      <w:szCs w:val="21"/>
                    </w:rPr>
                  </w:rPrChange>
                </w:rPr>
                <w:delText>）打开产业链识别感知页面，查看功能与结果展示；</w:delText>
              </w:r>
            </w:del>
          </w:p>
          <w:p w:rsidR="00AE7AB2" w:rsidRPr="00AE7AB2" w:rsidRDefault="00E10BB2">
            <w:pPr>
              <w:spacing w:after="20" w:line="280" w:lineRule="auto"/>
              <w:jc w:val="left"/>
              <w:rPr>
                <w:del w:id="1036" w:author="梦" w:date="2026-07-13T18:12:00Z"/>
                <w:highlight w:val="yellow"/>
                <w:rPrChange w:id="1037" w:author="伟 李" w:date="2026-07-13T14:25:00Z">
                  <w:rPr>
                    <w:del w:id="1038" w:author="梦" w:date="2026-07-13T18:12:00Z"/>
                  </w:rPr>
                </w:rPrChange>
              </w:rPr>
            </w:pPr>
            <w:del w:id="1039" w:author="梦" w:date="2026-07-13T18:12:00Z">
              <w:r>
                <w:rPr>
                  <w:rFonts w:hint="eastAsia"/>
                  <w:sz w:val="21"/>
                  <w:szCs w:val="21"/>
                  <w:highlight w:val="yellow"/>
                  <w:rPrChange w:id="1040" w:author="伟 李" w:date="2026-07-13T14:25:00Z">
                    <w:rPr>
                      <w:rFonts w:hint="eastAsia"/>
                      <w:sz w:val="21"/>
                      <w:szCs w:val="21"/>
                    </w:rPr>
                  </w:rPrChange>
                </w:rPr>
                <w:delText>（</w:delText>
              </w:r>
              <w:r>
                <w:rPr>
                  <w:sz w:val="21"/>
                  <w:szCs w:val="21"/>
                  <w:highlight w:val="yellow"/>
                  <w:rPrChange w:id="1041" w:author="伟 李" w:date="2026-07-13T14:25:00Z">
                    <w:rPr>
                      <w:sz w:val="21"/>
                      <w:szCs w:val="21"/>
                    </w:rPr>
                  </w:rPrChange>
                </w:rPr>
                <w:delText>2</w:delText>
              </w:r>
              <w:r>
                <w:rPr>
                  <w:rFonts w:hint="eastAsia"/>
                  <w:sz w:val="21"/>
                  <w:szCs w:val="21"/>
                  <w:highlight w:val="yellow"/>
                  <w:rPrChange w:id="1042" w:author="伟 李" w:date="2026-07-13T14:25:00Z">
                    <w:rPr>
                      <w:rFonts w:hint="eastAsia"/>
                      <w:sz w:val="21"/>
                      <w:szCs w:val="21"/>
                    </w:rPr>
                  </w:rPrChange>
                </w:rPr>
                <w:delText>）打开产业人才识别发现页面，查看功能与结果展示；</w:delText>
              </w:r>
            </w:del>
          </w:p>
          <w:p w:rsidR="00AE7AB2" w:rsidRPr="00AE7AB2" w:rsidRDefault="00E10BB2">
            <w:pPr>
              <w:spacing w:after="20" w:line="280" w:lineRule="auto"/>
              <w:jc w:val="left"/>
              <w:rPr>
                <w:del w:id="1043" w:author="梦" w:date="2026-07-13T18:12:00Z"/>
                <w:highlight w:val="yellow"/>
                <w:rPrChange w:id="1044" w:author="伟 李" w:date="2026-07-13T14:25:00Z">
                  <w:rPr>
                    <w:del w:id="1045" w:author="梦" w:date="2026-07-13T18:12:00Z"/>
                  </w:rPr>
                </w:rPrChange>
              </w:rPr>
            </w:pPr>
            <w:del w:id="1046" w:author="梦" w:date="2026-07-13T18:12:00Z">
              <w:r>
                <w:rPr>
                  <w:rFonts w:hint="eastAsia"/>
                  <w:sz w:val="21"/>
                  <w:szCs w:val="21"/>
                  <w:highlight w:val="yellow"/>
                  <w:rPrChange w:id="1047" w:author="伟 李" w:date="2026-07-13T14:25:00Z">
                    <w:rPr>
                      <w:rFonts w:hint="eastAsia"/>
                      <w:sz w:val="21"/>
                      <w:szCs w:val="21"/>
                    </w:rPr>
                  </w:rPrChange>
                </w:rPr>
                <w:delText>（</w:delText>
              </w:r>
              <w:r>
                <w:rPr>
                  <w:sz w:val="21"/>
                  <w:szCs w:val="21"/>
                  <w:highlight w:val="yellow"/>
                  <w:rPrChange w:id="1048" w:author="伟 李" w:date="2026-07-13T14:25:00Z">
                    <w:rPr>
                      <w:sz w:val="21"/>
                      <w:szCs w:val="21"/>
                    </w:rPr>
                  </w:rPrChange>
                </w:rPr>
                <w:delText>3</w:delText>
              </w:r>
              <w:r>
                <w:rPr>
                  <w:rFonts w:hint="eastAsia"/>
                  <w:sz w:val="21"/>
                  <w:szCs w:val="21"/>
                  <w:highlight w:val="yellow"/>
                  <w:rPrChange w:id="1049" w:author="伟 李" w:date="2026-07-13T14:25:00Z">
                    <w:rPr>
                      <w:rFonts w:hint="eastAsia"/>
                      <w:sz w:val="21"/>
                      <w:szCs w:val="21"/>
                    </w:rPr>
                  </w:rPrChange>
                </w:rPr>
                <w:delText>）打开产业前沿关键技术转化态势感知页面，查看功能与结果展示；</w:delText>
              </w:r>
            </w:del>
          </w:p>
          <w:p w:rsidR="00AE7AB2" w:rsidRPr="00AE7AB2" w:rsidRDefault="00E10BB2">
            <w:pPr>
              <w:spacing w:after="20" w:line="280" w:lineRule="auto"/>
              <w:jc w:val="left"/>
              <w:rPr>
                <w:del w:id="1050" w:author="梦" w:date="2026-07-13T18:12:00Z"/>
                <w:highlight w:val="yellow"/>
                <w:rPrChange w:id="1051" w:author="伟 李" w:date="2026-07-13T14:25:00Z">
                  <w:rPr>
                    <w:del w:id="1052" w:author="梦" w:date="2026-07-13T18:12:00Z"/>
                  </w:rPr>
                </w:rPrChange>
              </w:rPr>
            </w:pPr>
            <w:del w:id="1053" w:author="梦" w:date="2026-07-13T18:12:00Z">
              <w:r>
                <w:rPr>
                  <w:rFonts w:hint="eastAsia"/>
                  <w:sz w:val="21"/>
                  <w:szCs w:val="21"/>
                  <w:highlight w:val="yellow"/>
                  <w:rPrChange w:id="1054" w:author="伟 李" w:date="2026-07-13T14:25:00Z">
                    <w:rPr>
                      <w:rFonts w:hint="eastAsia"/>
                      <w:sz w:val="21"/>
                      <w:szCs w:val="21"/>
                    </w:rPr>
                  </w:rPrChange>
                </w:rPr>
                <w:delText>（</w:delText>
              </w:r>
              <w:r>
                <w:rPr>
                  <w:sz w:val="21"/>
                  <w:szCs w:val="21"/>
                  <w:highlight w:val="yellow"/>
                  <w:rPrChange w:id="1055" w:author="伟 李" w:date="2026-07-13T14:25:00Z">
                    <w:rPr>
                      <w:sz w:val="21"/>
                      <w:szCs w:val="21"/>
                    </w:rPr>
                  </w:rPrChange>
                </w:rPr>
                <w:delText>4</w:delText>
              </w:r>
              <w:r>
                <w:rPr>
                  <w:rFonts w:hint="eastAsia"/>
                  <w:sz w:val="21"/>
                  <w:szCs w:val="21"/>
                  <w:highlight w:val="yellow"/>
                  <w:rPrChange w:id="1056" w:author="伟 李" w:date="2026-07-13T14:25:00Z">
                    <w:rPr>
                      <w:rFonts w:hint="eastAsia"/>
                      <w:sz w:val="21"/>
                      <w:szCs w:val="21"/>
                    </w:rPr>
                  </w:rPrChange>
                </w:rPr>
                <w:delText>）打开重点技术演进路径态势感知页面，运行分析任务并查看结果；</w:delText>
              </w:r>
            </w:del>
          </w:p>
          <w:p w:rsidR="00AE7AB2" w:rsidRPr="00AE7AB2" w:rsidRDefault="00E10BB2">
            <w:pPr>
              <w:spacing w:after="20" w:line="280" w:lineRule="auto"/>
              <w:jc w:val="left"/>
              <w:rPr>
                <w:del w:id="1057" w:author="梦" w:date="2026-07-13T18:12:00Z"/>
                <w:highlight w:val="yellow"/>
                <w:rPrChange w:id="1058" w:author="伟 李" w:date="2026-07-13T14:25:00Z">
                  <w:rPr>
                    <w:del w:id="1059" w:author="梦" w:date="2026-07-13T18:12:00Z"/>
                  </w:rPr>
                </w:rPrChange>
              </w:rPr>
            </w:pPr>
            <w:del w:id="1060" w:author="梦" w:date="2026-07-13T18:12:00Z">
              <w:r>
                <w:rPr>
                  <w:rFonts w:hint="eastAsia"/>
                  <w:sz w:val="21"/>
                  <w:szCs w:val="21"/>
                  <w:highlight w:val="yellow"/>
                  <w:rPrChange w:id="1061" w:author="伟 李" w:date="2026-07-13T14:25:00Z">
                    <w:rPr>
                      <w:rFonts w:hint="eastAsia"/>
                      <w:sz w:val="21"/>
                      <w:szCs w:val="21"/>
                    </w:rPr>
                  </w:rPrChange>
                </w:rPr>
                <w:delText>（</w:delText>
              </w:r>
              <w:r>
                <w:rPr>
                  <w:sz w:val="21"/>
                  <w:szCs w:val="21"/>
                  <w:highlight w:val="yellow"/>
                  <w:rPrChange w:id="1062" w:author="伟 李" w:date="2026-07-13T14:25:00Z">
                    <w:rPr>
                      <w:sz w:val="21"/>
                      <w:szCs w:val="21"/>
                    </w:rPr>
                  </w:rPrChange>
                </w:rPr>
                <w:delText>5</w:delText>
              </w:r>
              <w:r>
                <w:rPr>
                  <w:rFonts w:hint="eastAsia"/>
                  <w:sz w:val="21"/>
                  <w:szCs w:val="21"/>
                  <w:highlight w:val="yellow"/>
                  <w:rPrChange w:id="1063" w:author="伟 李" w:date="2026-07-13T14:25:00Z">
                    <w:rPr>
                      <w:rFonts w:hint="eastAsia"/>
                      <w:sz w:val="21"/>
                      <w:szCs w:val="21"/>
                    </w:rPr>
                  </w:rPrChange>
                </w:rPr>
                <w:delText>）打开产业规划布局态势感知页面，查看功能与结果展示；</w:delText>
              </w:r>
            </w:del>
          </w:p>
          <w:p w:rsidR="00AE7AB2" w:rsidRPr="00AE7AB2" w:rsidRDefault="00E10BB2">
            <w:pPr>
              <w:spacing w:after="20" w:line="280" w:lineRule="auto"/>
              <w:jc w:val="left"/>
              <w:rPr>
                <w:del w:id="1064" w:author="梦" w:date="2026-07-13T18:12:00Z"/>
                <w:highlight w:val="yellow"/>
                <w:rPrChange w:id="1065" w:author="伟 李" w:date="2026-07-13T14:25:00Z">
                  <w:rPr>
                    <w:del w:id="1066" w:author="梦" w:date="2026-07-13T18:12:00Z"/>
                  </w:rPr>
                </w:rPrChange>
              </w:rPr>
            </w:pPr>
            <w:del w:id="1067" w:author="梦" w:date="2026-07-13T18:12:00Z">
              <w:r>
                <w:rPr>
                  <w:rFonts w:hint="eastAsia"/>
                  <w:sz w:val="21"/>
                  <w:szCs w:val="21"/>
                  <w:highlight w:val="yellow"/>
                  <w:rPrChange w:id="1068" w:author="伟 李" w:date="2026-07-13T14:25:00Z">
                    <w:rPr>
                      <w:rFonts w:hint="eastAsia"/>
                      <w:sz w:val="21"/>
                      <w:szCs w:val="21"/>
                    </w:rPr>
                  </w:rPrChange>
                </w:rPr>
                <w:delText>（</w:delText>
              </w:r>
              <w:r>
                <w:rPr>
                  <w:sz w:val="21"/>
                  <w:szCs w:val="21"/>
                  <w:highlight w:val="yellow"/>
                  <w:rPrChange w:id="1069" w:author="伟 李" w:date="2026-07-13T14:25:00Z">
                    <w:rPr>
                      <w:sz w:val="21"/>
                      <w:szCs w:val="21"/>
                    </w:rPr>
                  </w:rPrChange>
                </w:rPr>
                <w:delText>6</w:delText>
              </w:r>
              <w:r>
                <w:rPr>
                  <w:rFonts w:hint="eastAsia"/>
                  <w:sz w:val="21"/>
                  <w:szCs w:val="21"/>
                  <w:highlight w:val="yellow"/>
                  <w:rPrChange w:id="1070" w:author="伟 李" w:date="2026-07-13T14:25:00Z">
                    <w:rPr>
                      <w:rFonts w:hint="eastAsia"/>
                      <w:sz w:val="21"/>
                      <w:szCs w:val="21"/>
                    </w:rPr>
                  </w:rPrChange>
                </w:rPr>
                <w:delText>）打开产业前沿技术扫描监测页面，查看功能与结果展示；</w:delText>
              </w:r>
            </w:del>
          </w:p>
          <w:p w:rsidR="00AE7AB2" w:rsidRPr="00AE7AB2" w:rsidRDefault="00E10BB2">
            <w:pPr>
              <w:spacing w:after="20" w:line="280" w:lineRule="auto"/>
              <w:jc w:val="left"/>
              <w:rPr>
                <w:del w:id="1071" w:author="梦" w:date="2026-07-13T18:12:00Z"/>
                <w:highlight w:val="yellow"/>
                <w:rPrChange w:id="1072" w:author="伟 李" w:date="2026-07-13T14:25:00Z">
                  <w:rPr>
                    <w:del w:id="1073" w:author="梦" w:date="2026-07-13T18:12:00Z"/>
                  </w:rPr>
                </w:rPrChange>
              </w:rPr>
            </w:pPr>
            <w:del w:id="1074" w:author="梦" w:date="2026-07-13T18:12:00Z">
              <w:r>
                <w:rPr>
                  <w:rFonts w:hint="eastAsia"/>
                  <w:sz w:val="21"/>
                  <w:szCs w:val="21"/>
                  <w:highlight w:val="yellow"/>
                  <w:rPrChange w:id="1075" w:author="伟 李" w:date="2026-07-13T14:25:00Z">
                    <w:rPr>
                      <w:rFonts w:hint="eastAsia"/>
                      <w:sz w:val="21"/>
                      <w:szCs w:val="21"/>
                    </w:rPr>
                  </w:rPrChange>
                </w:rPr>
                <w:delText>（</w:delText>
              </w:r>
              <w:r>
                <w:rPr>
                  <w:sz w:val="21"/>
                  <w:szCs w:val="21"/>
                  <w:highlight w:val="yellow"/>
                  <w:rPrChange w:id="1076" w:author="伟 李" w:date="2026-07-13T14:25:00Z">
                    <w:rPr>
                      <w:sz w:val="21"/>
                      <w:szCs w:val="21"/>
                    </w:rPr>
                  </w:rPrChange>
                </w:rPr>
                <w:delText>7</w:delText>
              </w:r>
              <w:r>
                <w:rPr>
                  <w:rFonts w:hint="eastAsia"/>
                  <w:sz w:val="21"/>
                  <w:szCs w:val="21"/>
                  <w:highlight w:val="yellow"/>
                  <w:rPrChange w:id="1077" w:author="伟 李" w:date="2026-07-13T14:25:00Z">
                    <w:rPr>
                      <w:rFonts w:hint="eastAsia"/>
                      <w:sz w:val="21"/>
                      <w:szCs w:val="21"/>
                    </w:rPr>
                  </w:rPrChange>
                </w:rPr>
                <w:delText>）打开产业科技动态选题页面，查看功能与结果展示；</w:delText>
              </w:r>
            </w:del>
          </w:p>
          <w:p w:rsidR="00AE7AB2" w:rsidRPr="00AE7AB2" w:rsidRDefault="00E10BB2">
            <w:pPr>
              <w:spacing w:after="20" w:line="280" w:lineRule="auto"/>
              <w:jc w:val="left"/>
              <w:rPr>
                <w:del w:id="1078" w:author="梦" w:date="2026-07-13T18:12:00Z"/>
                <w:highlight w:val="yellow"/>
                <w:rPrChange w:id="1079" w:author="伟 李" w:date="2026-07-13T14:25:00Z">
                  <w:rPr>
                    <w:del w:id="1080" w:author="梦" w:date="2026-07-13T18:12:00Z"/>
                  </w:rPr>
                </w:rPrChange>
              </w:rPr>
            </w:pPr>
            <w:del w:id="1081" w:author="梦" w:date="2026-07-13T18:12:00Z">
              <w:r>
                <w:rPr>
                  <w:rFonts w:hint="eastAsia"/>
                  <w:sz w:val="21"/>
                  <w:szCs w:val="21"/>
                  <w:highlight w:val="yellow"/>
                  <w:rPrChange w:id="1082" w:author="伟 李" w:date="2026-07-13T14:25:00Z">
                    <w:rPr>
                      <w:rFonts w:hint="eastAsia"/>
                      <w:sz w:val="21"/>
                      <w:szCs w:val="21"/>
                    </w:rPr>
                  </w:rPrChange>
                </w:rPr>
                <w:delText>（</w:delText>
              </w:r>
              <w:r>
                <w:rPr>
                  <w:sz w:val="21"/>
                  <w:szCs w:val="21"/>
                  <w:highlight w:val="yellow"/>
                  <w:rPrChange w:id="1083" w:author="伟 李" w:date="2026-07-13T14:25:00Z">
                    <w:rPr>
                      <w:sz w:val="21"/>
                      <w:szCs w:val="21"/>
                    </w:rPr>
                  </w:rPrChange>
                </w:rPr>
                <w:delText>8</w:delText>
              </w:r>
              <w:r>
                <w:rPr>
                  <w:rFonts w:hint="eastAsia"/>
                  <w:sz w:val="21"/>
                  <w:szCs w:val="21"/>
                  <w:highlight w:val="yellow"/>
                  <w:rPrChange w:id="1084" w:author="伟 李" w:date="2026-07-13T14:25:00Z">
                    <w:rPr>
                      <w:rFonts w:hint="eastAsia"/>
                      <w:sz w:val="21"/>
                      <w:szCs w:val="21"/>
                    </w:rPr>
                  </w:rPrChange>
                </w:rPr>
                <w:delText>）打开市场风险识别管理页面，查看功能与结果展示；</w:delText>
              </w:r>
            </w:del>
          </w:p>
          <w:p w:rsidR="00AE7AB2" w:rsidRPr="00AE7AB2" w:rsidRDefault="00E10BB2">
            <w:pPr>
              <w:spacing w:after="20" w:line="280" w:lineRule="auto"/>
              <w:jc w:val="left"/>
              <w:rPr>
                <w:del w:id="1085" w:author="梦" w:date="2026-07-13T18:12:00Z"/>
                <w:highlight w:val="yellow"/>
                <w:rPrChange w:id="1086" w:author="伟 李" w:date="2026-07-13T14:25:00Z">
                  <w:rPr>
                    <w:del w:id="1087" w:author="梦" w:date="2026-07-13T18:12:00Z"/>
                  </w:rPr>
                </w:rPrChange>
              </w:rPr>
            </w:pPr>
            <w:del w:id="1088" w:author="梦" w:date="2026-07-13T18:12:00Z">
              <w:r>
                <w:rPr>
                  <w:rFonts w:hint="eastAsia"/>
                  <w:sz w:val="21"/>
                  <w:szCs w:val="21"/>
                  <w:highlight w:val="yellow"/>
                  <w:rPrChange w:id="1089" w:author="伟 李" w:date="2026-07-13T14:25:00Z">
                    <w:rPr>
                      <w:rFonts w:hint="eastAsia"/>
                      <w:sz w:val="21"/>
                      <w:szCs w:val="21"/>
                    </w:rPr>
                  </w:rPrChange>
                </w:rPr>
                <w:delText>若上述</w:delText>
              </w:r>
              <w:r>
                <w:rPr>
                  <w:sz w:val="21"/>
                  <w:szCs w:val="21"/>
                  <w:highlight w:val="yellow"/>
                  <w:rPrChange w:id="1090" w:author="伟 李" w:date="2026-07-13T14:25:00Z">
                    <w:rPr>
                      <w:sz w:val="21"/>
                      <w:szCs w:val="21"/>
                    </w:rPr>
                  </w:rPrChange>
                </w:rPr>
                <w:delText>8</w:delText>
              </w:r>
              <w:r>
                <w:rPr>
                  <w:rFonts w:hint="eastAsia"/>
                  <w:sz w:val="21"/>
                  <w:szCs w:val="21"/>
                  <w:highlight w:val="yellow"/>
                  <w:rPrChange w:id="1091" w:author="伟 李" w:date="2026-07-13T14:25:00Z">
                    <w:rPr>
                      <w:rFonts w:hint="eastAsia"/>
                      <w:sz w:val="21"/>
                      <w:szCs w:val="21"/>
                    </w:rPr>
                  </w:rPrChange>
                </w:rPr>
                <w:delText>个产业技术跟踪、监测和态势感知工具均运行正常且输出合理，则通过测试，反之不通过。</w:delText>
              </w:r>
            </w:del>
          </w:p>
        </w:tc>
      </w:tr>
      <w:tr w:rsidR="00AE7AB2">
        <w:trPr>
          <w:del w:id="1092"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093" w:author="梦" w:date="2026-07-13T18:12:00Z"/>
                <w:highlight w:val="yellow"/>
                <w:rPrChange w:id="1094" w:author="伟 李" w:date="2026-07-13T14:25:00Z">
                  <w:rPr>
                    <w:del w:id="1095" w:author="梦" w:date="2026-07-13T18:12:00Z"/>
                  </w:rPr>
                </w:rPrChange>
              </w:rPr>
            </w:pPr>
            <w:del w:id="1096" w:author="梦" w:date="2026-07-13T18:12:00Z">
              <w:r>
                <w:rPr>
                  <w:rFonts w:hint="eastAsia"/>
                  <w:b/>
                  <w:bCs/>
                  <w:sz w:val="21"/>
                  <w:szCs w:val="21"/>
                  <w:highlight w:val="yellow"/>
                  <w:rPrChange w:id="1097" w:author="伟 李" w:date="2026-07-13T14:25:00Z">
                    <w:rPr>
                      <w:rFonts w:hint="eastAsia"/>
                      <w:b/>
                      <w:bCs/>
                      <w:sz w:val="21"/>
                      <w:szCs w:val="21"/>
                    </w:rPr>
                  </w:rPrChange>
                </w:rPr>
                <w:delText>测试方法</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098" w:author="梦" w:date="2026-07-13T18:12:00Z"/>
                <w:highlight w:val="yellow"/>
                <w:rPrChange w:id="1099" w:author="伟 李" w:date="2026-07-13T14:25:00Z">
                  <w:rPr>
                    <w:del w:id="1100" w:author="梦" w:date="2026-07-13T18:12:00Z"/>
                  </w:rPr>
                </w:rPrChange>
              </w:rPr>
            </w:pPr>
            <w:del w:id="1101" w:author="梦" w:date="2026-07-13T18:12:00Z">
              <w:r>
                <w:rPr>
                  <w:rFonts w:hint="eastAsia"/>
                  <w:sz w:val="21"/>
                  <w:szCs w:val="21"/>
                  <w:highlight w:val="yellow"/>
                  <w:rPrChange w:id="1102" w:author="伟 李" w:date="2026-07-13T14:25:00Z">
                    <w:rPr>
                      <w:rFonts w:hint="eastAsia"/>
                      <w:sz w:val="21"/>
                      <w:szCs w:val="21"/>
                    </w:rPr>
                  </w:rPrChange>
                </w:rPr>
                <w:delText>黑盒测试，等价类划分法、错误猜测法。</w:delText>
              </w:r>
            </w:del>
          </w:p>
        </w:tc>
      </w:tr>
      <w:tr w:rsidR="00AE7AB2">
        <w:trPr>
          <w:del w:id="1103" w:author="梦" w:date="2026-07-13T18:12: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104" w:author="梦" w:date="2026-07-13T18:12:00Z"/>
                <w:highlight w:val="yellow"/>
                <w:rPrChange w:id="1105" w:author="伟 李" w:date="2026-07-13T14:25:00Z">
                  <w:rPr>
                    <w:del w:id="1106" w:author="梦" w:date="2026-07-13T18:12:00Z"/>
                  </w:rPr>
                </w:rPrChange>
              </w:rPr>
            </w:pPr>
            <w:del w:id="1107" w:author="梦" w:date="2026-07-13T18:12:00Z">
              <w:r>
                <w:rPr>
                  <w:rFonts w:hint="eastAsia"/>
                  <w:b/>
                  <w:bCs/>
                  <w:sz w:val="21"/>
                  <w:szCs w:val="21"/>
                  <w:highlight w:val="yellow"/>
                  <w:rPrChange w:id="1108" w:author="伟 李" w:date="2026-07-13T14:25:00Z">
                    <w:rPr>
                      <w:rFonts w:hint="eastAsia"/>
                      <w:b/>
                      <w:bCs/>
                      <w:sz w:val="21"/>
                      <w:szCs w:val="21"/>
                    </w:rPr>
                  </w:rPrChange>
                </w:rPr>
                <w:delText>测试项终止条件</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109" w:author="梦" w:date="2026-07-13T18:12:00Z"/>
                <w:highlight w:val="yellow"/>
                <w:rPrChange w:id="1110" w:author="伟 李" w:date="2026-07-13T14:25:00Z">
                  <w:rPr>
                    <w:del w:id="1111" w:author="梦" w:date="2026-07-13T18:12:00Z"/>
                  </w:rPr>
                </w:rPrChange>
              </w:rPr>
            </w:pPr>
            <w:del w:id="1112" w:author="梦" w:date="2026-07-13T18:12:00Z">
              <w:r>
                <w:rPr>
                  <w:rFonts w:hint="eastAsia"/>
                  <w:sz w:val="21"/>
                  <w:szCs w:val="21"/>
                  <w:highlight w:val="yellow"/>
                  <w:rPrChange w:id="1113" w:author="伟 李" w:date="2026-07-13T14:25:00Z">
                    <w:rPr>
                      <w:rFonts w:hint="eastAsia"/>
                      <w:sz w:val="21"/>
                      <w:szCs w:val="21"/>
                    </w:rPr>
                  </w:rPrChange>
                </w:rPr>
                <w:delText>正常完成测试项中所有内容，发现问题已归零或归零处理，测试项正常终止；软件功能未实现或指标未达到要求，或出现其他导致该测试项无法继续执行的情况，测试项异常终止。</w:delText>
              </w:r>
            </w:del>
          </w:p>
        </w:tc>
      </w:tr>
    </w:tbl>
    <w:p w:rsidR="00AE7AB2" w:rsidRDefault="00E10BB2">
      <w:pPr>
        <w:pStyle w:val="4"/>
        <w:rPr>
          <w:ins w:id="1114" w:author="梦" w:date="2026-07-13T18:12:00Z"/>
          <w:rFonts w:asciiTheme="minorEastAsia" w:eastAsiaTheme="minorEastAsia" w:hAnsiTheme="minorEastAsia"/>
          <w:highlight w:val="yellow"/>
        </w:rPr>
      </w:pPr>
      <w:r>
        <w:rPr>
          <w:rFonts w:asciiTheme="minorEastAsia" w:eastAsiaTheme="minorEastAsia" w:hAnsiTheme="minorEastAsia"/>
          <w:highlight w:val="yellow"/>
          <w:rPrChange w:id="1115" w:author="伟 李" w:date="2026-07-13T14:25:00Z">
            <w:rPr>
              <w:rFonts w:asciiTheme="minorEastAsia" w:eastAsiaTheme="minorEastAsia" w:hAnsiTheme="minorEastAsia"/>
            </w:rPr>
          </w:rPrChange>
        </w:rPr>
        <w:t>4.6.3.3 产业技术分析决策工具（指标4.4）</w:t>
      </w: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rPr>
          <w:ins w:id="1116" w:author="梦" w:date="2026-07-13T18:13:00Z"/>
        </w:trPr>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17" w:author="梦" w:date="2026-07-13T18:13:00Z"/>
              </w:rPr>
            </w:pPr>
            <w:ins w:id="1118" w:author="梦" w:date="2026-07-13T18:13:00Z">
              <w:r>
                <w:rPr>
                  <w:b/>
                  <w:bCs/>
                </w:rPr>
                <w:t>测试项名称</w:t>
              </w:r>
            </w:ins>
          </w:p>
        </w:tc>
        <w:tc>
          <w:tcPr>
            <w:tcW w:w="2540" w:type="dxa"/>
            <w:tcBorders>
              <w:top w:val="single" w:sz="4" w:space="0" w:color="auto"/>
              <w:left w:val="single" w:sz="4" w:space="0" w:color="auto"/>
              <w:bottom w:val="single" w:sz="4" w:space="0" w:color="auto"/>
              <w:right w:val="single" w:sz="4" w:space="0" w:color="auto"/>
            </w:tcBorders>
            <w:shd w:val="clear" w:color="auto" w:fill="auto"/>
            <w:tcMar>
              <w:top w:w="60" w:type="dxa"/>
              <w:left w:w="100" w:type="dxa"/>
              <w:bottom w:w="60" w:type="dxa"/>
              <w:right w:w="100" w:type="dxa"/>
            </w:tcMar>
            <w:vAlign w:val="center"/>
          </w:tcPr>
          <w:p w:rsidR="00AE7AB2" w:rsidRDefault="00E10BB2">
            <w:pPr>
              <w:rPr>
                <w:ins w:id="1119" w:author="梦" w:date="2026-07-13T18:13:00Z"/>
              </w:rPr>
            </w:pPr>
            <w:ins w:id="1120" w:author="梦" w:date="2026-07-13T18:13:00Z">
              <w:r>
                <w:t>产业技术分析决策工具</w:t>
              </w:r>
            </w:ins>
          </w:p>
        </w:tc>
        <w:tc>
          <w:tcPr>
            <w:tcW w:w="15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21" w:author="梦" w:date="2026-07-13T18:13:00Z"/>
              </w:rPr>
            </w:pPr>
            <w:ins w:id="1122" w:author="梦" w:date="2026-07-13T18:13:00Z">
              <w:r>
                <w:rPr>
                  <w:b/>
                  <w:bCs/>
                </w:rPr>
                <w:t>测试项标识</w:t>
              </w:r>
            </w:ins>
          </w:p>
        </w:tc>
        <w:tc>
          <w:tcPr>
            <w:tcW w:w="317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23" w:author="梦" w:date="2026-07-13T18:13:00Z"/>
              </w:rPr>
            </w:pPr>
            <w:ins w:id="1124" w:author="梦" w:date="2026-07-13T18:13:00Z">
              <w:r>
                <w:t>2024YFB3312900-TP4.4</w:t>
              </w:r>
            </w:ins>
          </w:p>
        </w:tc>
      </w:tr>
      <w:tr w:rsidR="00AE7AB2">
        <w:trPr>
          <w:ins w:id="1125" w:author="梦" w:date="2026-07-13T18:13:00Z"/>
        </w:trPr>
        <w:tc>
          <w:tcPr>
            <w:tcW w:w="1750"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26" w:author="梦" w:date="2026-07-13T18:13:00Z"/>
              </w:rPr>
            </w:pPr>
            <w:ins w:id="1127" w:author="梦" w:date="2026-07-13T18:13:00Z">
              <w:r>
                <w:rPr>
                  <w:b/>
                  <w:bCs/>
                </w:rPr>
                <w:t>测试项描述</w:t>
              </w:r>
            </w:ins>
          </w:p>
        </w:tc>
        <w:tc>
          <w:tcPr>
            <w:tcW w:w="7260" w:type="dxa"/>
            <w:gridSpan w:val="3"/>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28" w:author="梦" w:date="2026-07-13T18:13:00Z"/>
              </w:rPr>
            </w:pPr>
            <w:ins w:id="1129" w:author="梦" w:date="2026-07-13T18:13:00Z">
              <w:r>
                <w:t>验证指标</w:t>
              </w:r>
              <w:r>
                <w:t>4.4</w:t>
              </w:r>
              <w:r>
                <w:rPr>
                  <w:rFonts w:hint="eastAsia"/>
                </w:rPr>
                <w:t>“</w:t>
              </w:r>
              <w:r>
                <w:t>研发产业竞争力评价、企业创新力评价、产业招商推荐等</w:t>
              </w:r>
              <w:r>
                <w:t>3</w:t>
              </w:r>
              <w:r>
                <w:t>个产业技术分析决策工具</w:t>
              </w:r>
              <w:r>
                <w:t xml:space="preserve"> </w:t>
              </w:r>
              <w:r>
                <w:rPr>
                  <w:rFonts w:hint="eastAsia"/>
                </w:rPr>
                <w:t>”</w:t>
              </w:r>
              <w:r>
                <w:t>是否符合任务</w:t>
              </w:r>
              <w:proofErr w:type="gramStart"/>
              <w:r>
                <w:t>书中期</w:t>
              </w:r>
              <w:proofErr w:type="gramEnd"/>
              <w:r>
                <w:t>要求。</w:t>
              </w:r>
            </w:ins>
          </w:p>
        </w:tc>
      </w:tr>
    </w:tbl>
    <w:p w:rsidR="00AE7AB2" w:rsidRDefault="00AE7AB2">
      <w:pPr>
        <w:rPr>
          <w:ins w:id="1130" w:author="梦" w:date="2026-07-13T18:13:00Z"/>
        </w:rPr>
      </w:pPr>
    </w:p>
    <w:p w:rsidR="00AE7AB2" w:rsidRDefault="00AE7AB2">
      <w:pPr>
        <w:rPr>
          <w:ins w:id="1131" w:author="梦" w:date="2026-07-13T18:13:00Z"/>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1132"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33" w:author="梦" w:date="2026-07-13T18:13:00Z"/>
                <w:b/>
                <w:bCs/>
              </w:rPr>
            </w:pPr>
            <w:ins w:id="1134" w:author="梦" w:date="2026-07-13T18:13: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35" w:author="梦" w:date="2026-07-13T18:13:00Z"/>
              </w:rPr>
            </w:pPr>
            <w:ins w:id="1136" w:author="梦" w:date="2026-07-13T18:13:00Z">
              <w:r>
                <w:rPr>
                  <w:rFonts w:hint="eastAsia"/>
                </w:rPr>
                <w:t>TC4.</w:t>
              </w:r>
              <w:r>
                <w:t>4</w:t>
              </w:r>
              <w:r>
                <w:rPr>
                  <w:rFonts w:hint="eastAsia"/>
                </w:rPr>
                <w:t>-0</w:t>
              </w:r>
              <w:r>
                <w:t>1</w:t>
              </w:r>
            </w:ins>
          </w:p>
        </w:tc>
      </w:tr>
      <w:tr w:rsidR="00AE7AB2">
        <w:trPr>
          <w:ins w:id="1137"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38" w:author="梦" w:date="2026-07-13T18:13:00Z"/>
                <w:b/>
                <w:bCs/>
              </w:rPr>
            </w:pPr>
            <w:ins w:id="1139" w:author="梦" w:date="2026-07-13T18:13: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40" w:author="梦" w:date="2026-07-13T18:13:00Z"/>
                <w:bCs/>
              </w:rPr>
            </w:pPr>
            <w:ins w:id="1141" w:author="梦" w:date="2026-07-13T18:13:00Z">
              <w:r>
                <w:rPr>
                  <w:rFonts w:ascii="宋体" w:hAnsi="宋体" w:cs="宋体"/>
                  <w:bCs/>
                </w:rPr>
                <w:t>产业招商推荐</w:t>
              </w:r>
              <w:r>
                <w:rPr>
                  <w:rFonts w:hint="eastAsia"/>
                  <w:bCs/>
                </w:rPr>
                <w:t>—接口功能验证</w:t>
              </w:r>
            </w:ins>
          </w:p>
        </w:tc>
      </w:tr>
      <w:tr w:rsidR="00AE7AB2">
        <w:trPr>
          <w:ins w:id="1142"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43" w:author="梦" w:date="2026-07-13T18:13:00Z"/>
                <w:b/>
                <w:bCs/>
              </w:rPr>
            </w:pPr>
            <w:ins w:id="1144" w:author="梦" w:date="2026-07-13T18:13: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45" w:author="梦" w:date="2026-07-13T18:13:00Z"/>
              </w:rPr>
            </w:pPr>
            <w:ins w:id="1146" w:author="梦" w:date="2026-07-13T18:13:00Z">
              <w:r>
                <w:rPr>
                  <w:rFonts w:hint="eastAsia"/>
                </w:rPr>
                <w:t>企业数据采集系统已部署完成并正常运行，测试账号、测试数据已准备就绪。</w:t>
              </w:r>
            </w:ins>
          </w:p>
        </w:tc>
      </w:tr>
      <w:tr w:rsidR="00AE7AB2">
        <w:trPr>
          <w:ins w:id="1147"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48" w:author="梦" w:date="2026-07-13T18:13:00Z"/>
              </w:rPr>
            </w:pPr>
            <w:ins w:id="1149" w:author="梦" w:date="2026-07-13T18:13:00Z">
              <w:r>
                <w:rPr>
                  <w:b/>
                  <w:bCs/>
                </w:rPr>
                <w:t>测试内容</w:t>
              </w:r>
            </w:ins>
          </w:p>
          <w:p w:rsidR="00AE7AB2" w:rsidRDefault="00E10BB2">
            <w:pPr>
              <w:rPr>
                <w:ins w:id="1150" w:author="梦" w:date="2026-07-13T18:13:00Z"/>
              </w:rPr>
            </w:pPr>
            <w:ins w:id="1151" w:author="梦" w:date="2026-07-13T18:13: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1152" w:author="梦" w:date="2026-07-13T18:13:00Z"/>
              </w:rPr>
              <w:pPrChange w:id="1153" w:author="梦" w:date="2026-07-13T18:19:00Z">
                <w:pPr/>
              </w:pPrChange>
            </w:pPr>
            <w:ins w:id="1154" w:author="梦" w:date="2026-07-13T18:13:00Z">
              <w:r>
                <w:rPr>
                  <w:rFonts w:hint="eastAsia"/>
                  <w:b/>
                  <w:bCs/>
                </w:rPr>
                <w:t>正向测试</w:t>
              </w:r>
              <w:r>
                <w:rPr>
                  <w:rFonts w:hint="eastAsia"/>
                </w:rPr>
                <w:t>：融资总金额≥</w:t>
              </w:r>
              <w:r>
                <w:rPr>
                  <w:rFonts w:hint="eastAsia"/>
                </w:rPr>
                <w:t>0</w:t>
              </w:r>
              <w:r>
                <w:rPr>
                  <w:rFonts w:hint="eastAsia"/>
                </w:rPr>
                <w:t>，市场集中度（</w:t>
              </w:r>
              <w:r>
                <w:rPr>
                  <w:rFonts w:hint="eastAsia"/>
                </w:rPr>
                <w:t>CRn</w:t>
              </w:r>
              <w:r>
                <w:rPr>
                  <w:rFonts w:hint="eastAsia"/>
                </w:rPr>
                <w:t>）、企业营业总收入增长率、资产负债率、净资产收益率≥</w:t>
              </w:r>
              <w:r>
                <w:rPr>
                  <w:rFonts w:hint="eastAsia"/>
                </w:rPr>
                <w:t>0</w:t>
              </w:r>
              <w:r>
                <w:rPr>
                  <w:rFonts w:hint="eastAsia"/>
                </w:rPr>
                <w:t>且≤</w:t>
              </w:r>
              <w:r>
                <w:rPr>
                  <w:rFonts w:hint="eastAsia"/>
                </w:rPr>
                <w:t>1</w:t>
              </w:r>
              <w:r>
                <w:rPr>
                  <w:rFonts w:hint="eastAsia"/>
                </w:rPr>
                <w:t>，专利总量、所有专利被引用次数、融资总次数、行政处罚次数≥</w:t>
              </w:r>
              <w:r>
                <w:rPr>
                  <w:rFonts w:hint="eastAsia"/>
                </w:rPr>
                <w:t>0</w:t>
              </w:r>
              <w:r>
                <w:rPr>
                  <w:rFonts w:hint="eastAsia"/>
                </w:rPr>
                <w:t>且为整数</w:t>
              </w:r>
            </w:ins>
            <w:ins w:id="1155" w:author="梦" w:date="2026-07-13T18:19:00Z">
              <w:r>
                <w:rPr>
                  <w:rFonts w:hint="eastAsia"/>
                </w:rPr>
                <w:t>。</w:t>
              </w:r>
            </w:ins>
          </w:p>
          <w:p w:rsidR="00AE7AB2" w:rsidRDefault="00E10BB2">
            <w:pPr>
              <w:ind w:firstLineChars="200" w:firstLine="482"/>
              <w:rPr>
                <w:ins w:id="1156" w:author="梦" w:date="2026-07-13T18:13:00Z"/>
              </w:rPr>
            </w:pPr>
            <w:ins w:id="1157" w:author="梦" w:date="2026-07-13T18:13:00Z">
              <w:r>
                <w:rPr>
                  <w:rFonts w:hint="eastAsia"/>
                  <w:b/>
                  <w:bCs/>
                </w:rPr>
                <w:t>反向测试</w:t>
              </w:r>
              <w:r>
                <w:rPr>
                  <w:rFonts w:hint="eastAsia"/>
                </w:rPr>
                <w:t>：市场集中度（</w:t>
              </w:r>
              <w:r>
                <w:rPr>
                  <w:rFonts w:hint="eastAsia"/>
                </w:rPr>
                <w:t>CRn</w:t>
              </w:r>
              <w:r>
                <w:rPr>
                  <w:rFonts w:hint="eastAsia"/>
                </w:rPr>
                <w:t>）、企业营业总收入增长率、资产负债率、净资产收益率输入超出边界值</w:t>
              </w:r>
              <w:r>
                <w:rPr>
                  <w:rFonts w:hint="eastAsia"/>
                </w:rPr>
                <w:t>1</w:t>
              </w:r>
              <w:r>
                <w:rPr>
                  <w:rFonts w:hint="eastAsia"/>
                </w:rPr>
                <w:t>的值等，专利总量、所有专利被引用次数、融资总次数、行政处罚次数输入非整数值等</w:t>
              </w:r>
            </w:ins>
            <w:ins w:id="1158" w:author="梦" w:date="2026-07-13T18:19:00Z">
              <w:r>
                <w:rPr>
                  <w:rFonts w:hint="eastAsia"/>
                </w:rPr>
                <w:t>。</w:t>
              </w:r>
            </w:ins>
          </w:p>
          <w:p w:rsidR="00AE7AB2" w:rsidRDefault="00E10BB2">
            <w:pPr>
              <w:ind w:firstLineChars="200" w:firstLine="482"/>
              <w:rPr>
                <w:ins w:id="1159" w:author="梦" w:date="2026-07-13T18:13:00Z"/>
                <w:b/>
                <w:bCs/>
              </w:rPr>
            </w:pPr>
            <w:ins w:id="1160" w:author="梦" w:date="2026-07-13T18:13:00Z">
              <w:r>
                <w:rPr>
                  <w:rFonts w:hint="eastAsia"/>
                  <w:b/>
                  <w:bCs/>
                </w:rPr>
                <w:t>异常输入</w:t>
              </w:r>
              <w:r>
                <w:rPr>
                  <w:rFonts w:hint="eastAsia"/>
                </w:rPr>
                <w:t>：如参数的非空的校验，参数为中文英文，特殊字符应均显示报错等</w:t>
              </w:r>
            </w:ins>
            <w:ins w:id="1161" w:author="梦" w:date="2026-07-13T18:19:00Z">
              <w:r>
                <w:rPr>
                  <w:rFonts w:hint="eastAsia"/>
                </w:rPr>
                <w:t>。</w:t>
              </w:r>
            </w:ins>
          </w:p>
        </w:tc>
      </w:tr>
      <w:tr w:rsidR="00AE7AB2">
        <w:trPr>
          <w:ins w:id="1162"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63" w:author="梦" w:date="2026-07-13T18:13:00Z"/>
              </w:rPr>
            </w:pPr>
            <w:ins w:id="1164" w:author="梦" w:date="2026-07-13T18:13: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65" w:author="梦" w:date="2026-07-13T18:13:00Z"/>
              </w:rPr>
            </w:pPr>
            <w:ins w:id="1166" w:author="梦" w:date="2026-07-13T18:13:00Z">
              <w:r>
                <w:t>黑盒测试，</w:t>
              </w:r>
              <w:r>
                <w:rPr>
                  <w:rFonts w:hint="eastAsia"/>
                </w:rPr>
                <w:t>边界值，</w:t>
              </w:r>
              <w:r>
                <w:t>等价类划分法、错误猜测法。</w:t>
              </w:r>
            </w:ins>
          </w:p>
        </w:tc>
      </w:tr>
      <w:tr w:rsidR="00AE7AB2">
        <w:trPr>
          <w:ins w:id="1167"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68" w:author="梦" w:date="2026-07-13T18:13:00Z"/>
                <w:b/>
              </w:rPr>
            </w:pPr>
            <w:ins w:id="1169" w:author="梦" w:date="2026-07-13T18:13:00Z">
              <w:r>
                <w:rPr>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70" w:author="梦" w:date="2026-07-13T18:13:00Z"/>
              </w:rPr>
            </w:pPr>
            <w:ins w:id="1171" w:author="梦" w:date="2026-07-13T18:13:00Z">
              <w:r>
                <w:t>Postman</w:t>
              </w:r>
            </w:ins>
          </w:p>
        </w:tc>
      </w:tr>
      <w:tr w:rsidR="00AE7AB2">
        <w:trPr>
          <w:ins w:id="1172"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73" w:author="梦" w:date="2026-07-13T18:13:00Z"/>
                <w:b/>
                <w:bCs/>
              </w:rPr>
            </w:pPr>
            <w:ins w:id="1174" w:author="梦" w:date="2026-07-13T18:13:00Z">
              <w:r>
                <w:rPr>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75" w:author="梦" w:date="2026-07-13T18:13:00Z"/>
              </w:rPr>
            </w:pPr>
            <w:ins w:id="1176" w:author="梦" w:date="2026-07-13T18:13:00Z">
              <w:r>
                <w:t>运行正常且输出合理，则通过测试，反之不通过。</w:t>
              </w:r>
            </w:ins>
          </w:p>
        </w:tc>
      </w:tr>
      <w:tr w:rsidR="00AE7AB2">
        <w:trPr>
          <w:ins w:id="1177"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78" w:author="梦" w:date="2026-07-13T18:13:00Z"/>
              </w:rPr>
            </w:pPr>
            <w:ins w:id="1179" w:author="梦" w:date="2026-07-13T18:13: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80" w:author="梦" w:date="2026-07-13T18:13:00Z"/>
              </w:rPr>
            </w:pPr>
            <w:ins w:id="1181" w:author="梦" w:date="2026-07-13T18:13: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1182" w:author="梦" w:date="2026-07-13T18:13:00Z"/>
        </w:rPr>
      </w:pPr>
    </w:p>
    <w:p w:rsidR="00AE7AB2" w:rsidRDefault="00AE7AB2">
      <w:pPr>
        <w:rPr>
          <w:ins w:id="1183" w:author="梦" w:date="2026-07-13T18:13:00Z"/>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1184"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85" w:author="梦" w:date="2026-07-13T18:13:00Z"/>
                <w:b/>
                <w:bCs/>
              </w:rPr>
            </w:pPr>
            <w:ins w:id="1186" w:author="梦" w:date="2026-07-13T18:13: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87" w:author="梦" w:date="2026-07-13T18:13:00Z"/>
              </w:rPr>
            </w:pPr>
            <w:ins w:id="1188" w:author="梦" w:date="2026-07-13T18:13:00Z">
              <w:r>
                <w:rPr>
                  <w:rFonts w:hint="eastAsia"/>
                </w:rPr>
                <w:t>TC4.</w:t>
              </w:r>
              <w:r>
                <w:t>4</w:t>
              </w:r>
              <w:r>
                <w:rPr>
                  <w:rFonts w:hint="eastAsia"/>
                </w:rPr>
                <w:t>-0</w:t>
              </w:r>
              <w:r>
                <w:t>2</w:t>
              </w:r>
            </w:ins>
          </w:p>
        </w:tc>
      </w:tr>
      <w:tr w:rsidR="00AE7AB2">
        <w:trPr>
          <w:ins w:id="1189"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90" w:author="梦" w:date="2026-07-13T18:13:00Z"/>
                <w:b/>
                <w:bCs/>
              </w:rPr>
            </w:pPr>
            <w:ins w:id="1191" w:author="梦" w:date="2026-07-13T18:13: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92" w:author="梦" w:date="2026-07-13T18:13:00Z"/>
                <w:bCs/>
              </w:rPr>
            </w:pPr>
            <w:ins w:id="1193" w:author="梦" w:date="2026-07-13T18:13:00Z">
              <w:r>
                <w:rPr>
                  <w:rFonts w:hint="eastAsia"/>
                </w:rPr>
                <w:t>产业竞争力评价</w:t>
              </w:r>
              <w:r>
                <w:rPr>
                  <w:rFonts w:hint="eastAsia"/>
                  <w:bCs/>
                </w:rPr>
                <w:t>—接口功能验证</w:t>
              </w:r>
            </w:ins>
          </w:p>
        </w:tc>
      </w:tr>
      <w:tr w:rsidR="00AE7AB2">
        <w:trPr>
          <w:ins w:id="1194"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195" w:author="梦" w:date="2026-07-13T18:13:00Z"/>
                <w:b/>
                <w:bCs/>
              </w:rPr>
            </w:pPr>
            <w:ins w:id="1196" w:author="梦" w:date="2026-07-13T18:13: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197" w:author="梦" w:date="2026-07-13T18:13:00Z"/>
              </w:rPr>
            </w:pPr>
            <w:ins w:id="1198" w:author="梦" w:date="2026-07-13T18:13:00Z">
              <w:r>
                <w:rPr>
                  <w:rFonts w:hint="eastAsia"/>
                </w:rPr>
                <w:t>企业数据采集系统已部署完成并正常运行，测试账号、测试数据已准备就绪。</w:t>
              </w:r>
            </w:ins>
          </w:p>
        </w:tc>
      </w:tr>
      <w:tr w:rsidR="00AE7AB2">
        <w:trPr>
          <w:ins w:id="1199"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00" w:author="梦" w:date="2026-07-13T18:13:00Z"/>
              </w:rPr>
            </w:pPr>
            <w:ins w:id="1201" w:author="梦" w:date="2026-07-13T18:13:00Z">
              <w:r>
                <w:rPr>
                  <w:b/>
                  <w:bCs/>
                </w:rPr>
                <w:t>测试内容</w:t>
              </w:r>
            </w:ins>
          </w:p>
          <w:p w:rsidR="00AE7AB2" w:rsidRDefault="00E10BB2">
            <w:pPr>
              <w:rPr>
                <w:ins w:id="1202" w:author="梦" w:date="2026-07-13T18:13:00Z"/>
              </w:rPr>
            </w:pPr>
            <w:ins w:id="1203" w:author="梦" w:date="2026-07-13T18:13: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1204" w:author="梦" w:date="2026-07-13T18:13:00Z"/>
              </w:rPr>
              <w:pPrChange w:id="1205" w:author="梦" w:date="2026-07-13T18:19:00Z">
                <w:pPr/>
              </w:pPrChange>
            </w:pPr>
            <w:ins w:id="1206" w:author="梦" w:date="2026-07-13T18:13:00Z">
              <w:r>
                <w:rPr>
                  <w:rFonts w:hint="eastAsia"/>
                  <w:b/>
                  <w:bCs/>
                </w:rPr>
                <w:t>正向测试</w:t>
              </w:r>
              <w:r>
                <w:rPr>
                  <w:rFonts w:hint="eastAsia"/>
                </w:rPr>
                <w:t>：融资总金额≥</w:t>
              </w:r>
              <w:r>
                <w:rPr>
                  <w:rFonts w:hint="eastAsia"/>
                </w:rPr>
                <w:t>0</w:t>
              </w:r>
              <w:r>
                <w:rPr>
                  <w:rFonts w:hint="eastAsia"/>
                </w:rPr>
                <w:t>，市场集中度（</w:t>
              </w:r>
              <w:r>
                <w:rPr>
                  <w:rFonts w:hint="eastAsia"/>
                </w:rPr>
                <w:t>CRn</w:t>
              </w:r>
              <w:r>
                <w:rPr>
                  <w:rFonts w:hint="eastAsia"/>
                </w:rPr>
                <w:t>）、企业营业总收入增长率、资产负债率、净资产收益率≥</w:t>
              </w:r>
              <w:r>
                <w:rPr>
                  <w:rFonts w:hint="eastAsia"/>
                </w:rPr>
                <w:t>0</w:t>
              </w:r>
              <w:r>
                <w:rPr>
                  <w:rFonts w:hint="eastAsia"/>
                </w:rPr>
                <w:t>且≤</w:t>
              </w:r>
              <w:r>
                <w:rPr>
                  <w:rFonts w:hint="eastAsia"/>
                </w:rPr>
                <w:t>1</w:t>
              </w:r>
              <w:r>
                <w:rPr>
                  <w:rFonts w:hint="eastAsia"/>
                </w:rPr>
                <w:t>，专利总量、所有专利被引用次数、融资总次数、行政处罚次数≥</w:t>
              </w:r>
              <w:r>
                <w:rPr>
                  <w:rFonts w:hint="eastAsia"/>
                </w:rPr>
                <w:t>0</w:t>
              </w:r>
              <w:r>
                <w:rPr>
                  <w:rFonts w:hint="eastAsia"/>
                </w:rPr>
                <w:t>且为整数</w:t>
              </w:r>
            </w:ins>
            <w:ins w:id="1207" w:author="梦" w:date="2026-07-13T18:19:00Z">
              <w:r>
                <w:rPr>
                  <w:rFonts w:hint="eastAsia"/>
                </w:rPr>
                <w:t>。</w:t>
              </w:r>
            </w:ins>
          </w:p>
          <w:p w:rsidR="00AE7AB2" w:rsidRDefault="00E10BB2">
            <w:pPr>
              <w:ind w:firstLineChars="200" w:firstLine="482"/>
              <w:rPr>
                <w:ins w:id="1208" w:author="梦" w:date="2026-07-13T18:13:00Z"/>
              </w:rPr>
            </w:pPr>
            <w:ins w:id="1209" w:author="梦" w:date="2026-07-13T18:13:00Z">
              <w:r>
                <w:rPr>
                  <w:rFonts w:hint="eastAsia"/>
                  <w:b/>
                  <w:bCs/>
                </w:rPr>
                <w:t>反向测试</w:t>
              </w:r>
              <w:r>
                <w:rPr>
                  <w:rFonts w:hint="eastAsia"/>
                </w:rPr>
                <w:t>：市场集中度（</w:t>
              </w:r>
              <w:r>
                <w:rPr>
                  <w:rFonts w:hint="eastAsia"/>
                </w:rPr>
                <w:t>CRn</w:t>
              </w:r>
              <w:r>
                <w:rPr>
                  <w:rFonts w:hint="eastAsia"/>
                </w:rPr>
                <w:t>）、企业营业总收入增长率、资产负债率、净资产收益率输入超出边界值</w:t>
              </w:r>
              <w:r>
                <w:rPr>
                  <w:rFonts w:hint="eastAsia"/>
                </w:rPr>
                <w:t>1</w:t>
              </w:r>
              <w:r>
                <w:rPr>
                  <w:rFonts w:hint="eastAsia"/>
                </w:rPr>
                <w:t>的值等，专利总量、所有专利被引用次数、融资总次数、行政处罚次数输入非整数值等</w:t>
              </w:r>
            </w:ins>
            <w:ins w:id="1210" w:author="梦" w:date="2026-07-13T18:19:00Z">
              <w:r>
                <w:rPr>
                  <w:rFonts w:hint="eastAsia"/>
                </w:rPr>
                <w:t>。</w:t>
              </w:r>
            </w:ins>
          </w:p>
          <w:p w:rsidR="00AE7AB2" w:rsidRDefault="00E10BB2">
            <w:pPr>
              <w:ind w:firstLineChars="200" w:firstLine="482"/>
              <w:rPr>
                <w:ins w:id="1211" w:author="梦" w:date="2026-07-13T18:13:00Z"/>
                <w:b/>
                <w:bCs/>
              </w:rPr>
            </w:pPr>
            <w:ins w:id="1212" w:author="梦" w:date="2026-07-13T18:13:00Z">
              <w:r>
                <w:rPr>
                  <w:rFonts w:hint="eastAsia"/>
                  <w:b/>
                  <w:bCs/>
                </w:rPr>
                <w:t>异常输入</w:t>
              </w:r>
              <w:r>
                <w:rPr>
                  <w:rFonts w:hint="eastAsia"/>
                </w:rPr>
                <w:t>：如参数的非空的校验，参数为中文英文，特殊字符应均显示报错等</w:t>
              </w:r>
            </w:ins>
            <w:ins w:id="1213" w:author="梦" w:date="2026-07-13T18:19:00Z">
              <w:r>
                <w:rPr>
                  <w:rFonts w:hint="eastAsia"/>
                </w:rPr>
                <w:t>。</w:t>
              </w:r>
            </w:ins>
          </w:p>
        </w:tc>
      </w:tr>
      <w:tr w:rsidR="00AE7AB2">
        <w:trPr>
          <w:ins w:id="1214"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15" w:author="梦" w:date="2026-07-13T18:13:00Z"/>
              </w:rPr>
            </w:pPr>
            <w:ins w:id="1216" w:author="梦" w:date="2026-07-13T18:13: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17" w:author="梦" w:date="2026-07-13T18:13:00Z"/>
              </w:rPr>
            </w:pPr>
            <w:ins w:id="1218" w:author="梦" w:date="2026-07-13T18:13:00Z">
              <w:r>
                <w:t>黑盒测试，</w:t>
              </w:r>
              <w:r>
                <w:rPr>
                  <w:rFonts w:hint="eastAsia"/>
                </w:rPr>
                <w:t>边界值，</w:t>
              </w:r>
              <w:r>
                <w:t>等价类划分法、错误猜测法。</w:t>
              </w:r>
            </w:ins>
          </w:p>
        </w:tc>
      </w:tr>
      <w:tr w:rsidR="00AE7AB2">
        <w:trPr>
          <w:ins w:id="1219"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20" w:author="梦" w:date="2026-07-13T18:13:00Z"/>
                <w:b/>
              </w:rPr>
            </w:pPr>
            <w:ins w:id="1221" w:author="梦" w:date="2026-07-13T18:13:00Z">
              <w:r>
                <w:rPr>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22" w:author="梦" w:date="2026-07-13T18:13:00Z"/>
              </w:rPr>
            </w:pPr>
            <w:ins w:id="1223" w:author="梦" w:date="2026-07-13T18:13:00Z">
              <w:r>
                <w:t>Postman</w:t>
              </w:r>
            </w:ins>
          </w:p>
        </w:tc>
      </w:tr>
      <w:tr w:rsidR="00AE7AB2">
        <w:trPr>
          <w:ins w:id="1224"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25" w:author="梦" w:date="2026-07-13T18:13:00Z"/>
                <w:b/>
                <w:bCs/>
              </w:rPr>
            </w:pPr>
            <w:ins w:id="1226" w:author="梦" w:date="2026-07-13T18:13:00Z">
              <w:r>
                <w:rPr>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27" w:author="梦" w:date="2026-07-13T18:13:00Z"/>
              </w:rPr>
            </w:pPr>
            <w:ins w:id="1228" w:author="梦" w:date="2026-07-13T18:13:00Z">
              <w:r>
                <w:t>运行正常且输出合理，则通过测试，反之不通过。</w:t>
              </w:r>
            </w:ins>
          </w:p>
        </w:tc>
      </w:tr>
      <w:tr w:rsidR="00AE7AB2">
        <w:trPr>
          <w:ins w:id="1229"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30" w:author="梦" w:date="2026-07-13T18:13:00Z"/>
              </w:rPr>
            </w:pPr>
            <w:ins w:id="1231" w:author="梦" w:date="2026-07-13T18:13: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32" w:author="梦" w:date="2026-07-13T18:13:00Z"/>
              </w:rPr>
            </w:pPr>
            <w:ins w:id="1233" w:author="梦" w:date="2026-07-13T18:13: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1234" w:author="梦" w:date="2026-07-13T18:13:00Z"/>
        </w:rPr>
      </w:pPr>
    </w:p>
    <w:p w:rsidR="00AE7AB2" w:rsidRDefault="00AE7AB2">
      <w:pPr>
        <w:rPr>
          <w:ins w:id="1235" w:author="梦" w:date="2026-07-13T18:13:00Z"/>
        </w:rPr>
      </w:pPr>
    </w:p>
    <w:tbl>
      <w:tblPr>
        <w:tblW w:w="90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7038"/>
      </w:tblGrid>
      <w:tr w:rsidR="00AE7AB2">
        <w:trPr>
          <w:ins w:id="1236"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37" w:author="梦" w:date="2026-07-13T18:13:00Z"/>
                <w:b/>
                <w:bCs/>
              </w:rPr>
            </w:pPr>
            <w:ins w:id="1238" w:author="梦" w:date="2026-07-13T18:13:00Z">
              <w:r>
                <w:rPr>
                  <w:rFonts w:hint="eastAsia"/>
                  <w:b/>
                  <w:bCs/>
                </w:rPr>
                <w:t>用例编号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39" w:author="梦" w:date="2026-07-13T18:13:00Z"/>
              </w:rPr>
            </w:pPr>
            <w:ins w:id="1240" w:author="梦" w:date="2026-07-13T18:13:00Z">
              <w:r>
                <w:rPr>
                  <w:rFonts w:hint="eastAsia"/>
                </w:rPr>
                <w:t>TC4.</w:t>
              </w:r>
              <w:r>
                <w:t>4</w:t>
              </w:r>
              <w:r>
                <w:rPr>
                  <w:rFonts w:hint="eastAsia"/>
                </w:rPr>
                <w:t>-0</w:t>
              </w:r>
              <w:r>
                <w:t>3</w:t>
              </w:r>
            </w:ins>
          </w:p>
        </w:tc>
      </w:tr>
      <w:tr w:rsidR="00AE7AB2">
        <w:trPr>
          <w:ins w:id="1241"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42" w:author="梦" w:date="2026-07-13T18:13:00Z"/>
                <w:b/>
                <w:bCs/>
              </w:rPr>
            </w:pPr>
            <w:ins w:id="1243" w:author="梦" w:date="2026-07-13T18:13:00Z">
              <w:r>
                <w:rPr>
                  <w:rFonts w:hint="eastAsia"/>
                  <w:b/>
                  <w:bCs/>
                </w:rPr>
                <w:t>用例名称</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44" w:author="梦" w:date="2026-07-13T18:13:00Z"/>
                <w:bCs/>
              </w:rPr>
            </w:pPr>
            <w:ins w:id="1245" w:author="梦" w:date="2026-07-13T18:13:00Z">
              <w:r>
                <w:rPr>
                  <w:rFonts w:ascii="宋体" w:hAnsi="宋体" w:cs="宋体" w:hint="eastAsia"/>
                  <w:bCs/>
                </w:rPr>
                <w:t>企业创新</w:t>
              </w:r>
              <w:proofErr w:type="gramStart"/>
              <w:r>
                <w:rPr>
                  <w:rFonts w:ascii="宋体" w:hAnsi="宋体" w:cs="宋体" w:hint="eastAsia"/>
                  <w:bCs/>
                </w:rPr>
                <w:t>力评价</w:t>
              </w:r>
              <w:proofErr w:type="gramEnd"/>
              <w:r>
                <w:rPr>
                  <w:rFonts w:hint="eastAsia"/>
                  <w:bCs/>
                </w:rPr>
                <w:t>—接口功能验证</w:t>
              </w:r>
            </w:ins>
          </w:p>
        </w:tc>
      </w:tr>
      <w:tr w:rsidR="00AE7AB2">
        <w:trPr>
          <w:ins w:id="1246"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47" w:author="梦" w:date="2026-07-13T18:13:00Z"/>
                <w:b/>
                <w:bCs/>
              </w:rPr>
            </w:pPr>
            <w:ins w:id="1248" w:author="梦" w:date="2026-07-13T18:13:00Z">
              <w:r>
                <w:rPr>
                  <w:rFonts w:hint="eastAsia"/>
                  <w:b/>
                  <w:bCs/>
                </w:rPr>
                <w:t>前置条件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49" w:author="梦" w:date="2026-07-13T18:13:00Z"/>
              </w:rPr>
            </w:pPr>
            <w:ins w:id="1250" w:author="梦" w:date="2026-07-13T18:13:00Z">
              <w:r>
                <w:rPr>
                  <w:rFonts w:hint="eastAsia"/>
                </w:rPr>
                <w:t>企业数据采集系统已部署完成并正常运行，测试账号、测试数据已准备就绪。</w:t>
              </w:r>
            </w:ins>
          </w:p>
        </w:tc>
      </w:tr>
      <w:tr w:rsidR="00AE7AB2">
        <w:trPr>
          <w:ins w:id="1251"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52" w:author="梦" w:date="2026-07-13T18:13:00Z"/>
                <w:b/>
              </w:rPr>
            </w:pPr>
            <w:ins w:id="1253" w:author="梦" w:date="2026-07-13T18:13:00Z">
              <w:r>
                <w:rPr>
                  <w:b/>
                  <w:bCs/>
                </w:rPr>
                <w:t>测试内容</w:t>
              </w:r>
            </w:ins>
          </w:p>
          <w:p w:rsidR="00AE7AB2" w:rsidRDefault="00E10BB2">
            <w:pPr>
              <w:rPr>
                <w:ins w:id="1254" w:author="梦" w:date="2026-07-13T18:13:00Z"/>
                <w:b/>
              </w:rPr>
            </w:pPr>
            <w:ins w:id="1255" w:author="梦" w:date="2026-07-13T18:13:00Z">
              <w:r>
                <w:rPr>
                  <w:b/>
                  <w:bCs/>
                </w:rPr>
                <w:t>及评判标准</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rsidP="00AE7AB2">
            <w:pPr>
              <w:ind w:firstLineChars="200" w:firstLine="482"/>
              <w:rPr>
                <w:ins w:id="1256" w:author="梦" w:date="2026-07-13T18:13:00Z"/>
              </w:rPr>
              <w:pPrChange w:id="1257" w:author="梦" w:date="2026-07-13T18:20:00Z">
                <w:pPr/>
              </w:pPrChange>
            </w:pPr>
            <w:ins w:id="1258" w:author="梦" w:date="2026-07-13T18:20:00Z">
              <w:r>
                <w:rPr>
                  <w:rFonts w:hint="eastAsia"/>
                  <w:b/>
                  <w:bCs/>
                  <w:rPrChange w:id="1259" w:author="梦" w:date="2026-07-13T18:20:00Z">
                    <w:rPr>
                      <w:rFonts w:hint="eastAsia"/>
                    </w:rPr>
                  </w:rPrChange>
                </w:rPr>
                <w:t>正向测试：</w:t>
              </w:r>
            </w:ins>
            <w:ins w:id="1260" w:author="梦" w:date="2026-07-13T18:13:00Z">
              <w:r>
                <w:rPr>
                  <w:rFonts w:hint="eastAsia"/>
                </w:rPr>
                <w:t>r&amp;d</w:t>
              </w:r>
              <w:r>
                <w:rPr>
                  <w:rFonts w:hint="eastAsia"/>
                </w:rPr>
                <w:t>投入≥</w:t>
              </w:r>
              <w:r>
                <w:rPr>
                  <w:rFonts w:hint="eastAsia"/>
                </w:rPr>
                <w:t>0</w:t>
              </w:r>
              <w:r>
                <w:rPr>
                  <w:rFonts w:hint="eastAsia"/>
                </w:rPr>
                <w:t>，</w:t>
              </w:r>
              <w:r>
                <w:rPr>
                  <w:rFonts w:hint="eastAsia"/>
                </w:rPr>
                <w:t>r&amp;d</w:t>
              </w:r>
              <w:r>
                <w:rPr>
                  <w:rFonts w:hint="eastAsia"/>
                </w:rPr>
                <w:t>投入强度、</w:t>
              </w:r>
              <w:r>
                <w:rPr>
                  <w:rFonts w:hint="eastAsia"/>
                </w:rPr>
                <w:t>r&amp;d</w:t>
              </w:r>
              <w:r>
                <w:rPr>
                  <w:rFonts w:hint="eastAsia"/>
                </w:rPr>
                <w:t>人员占比、营业收入同比、合作研发专利占比、发明专利占比、发明专利占比变化趋势、</w:t>
              </w:r>
              <w:r>
                <w:rPr>
                  <w:rFonts w:hint="eastAsia"/>
                </w:rPr>
                <w:t>PCT</w:t>
              </w:r>
              <w:r>
                <w:rPr>
                  <w:rFonts w:hint="eastAsia"/>
                </w:rPr>
                <w:t>数量占比、专利数量变化趋势</w:t>
              </w:r>
              <w:r>
                <w:rPr>
                  <w:rFonts w:hint="eastAsia"/>
                </w:rPr>
                <w:t>(</w:t>
              </w:r>
              <w:r>
                <w:rPr>
                  <w:rFonts w:hint="eastAsia"/>
                </w:rPr>
                <w:t>复合增速</w:t>
              </w:r>
              <w:r>
                <w:rPr>
                  <w:rFonts w:hint="eastAsia"/>
                </w:rPr>
                <w:t>)</w:t>
              </w:r>
              <w:r>
                <w:rPr>
                  <w:rFonts w:hint="eastAsia"/>
                </w:rPr>
                <w:t>、专利授权率≥</w:t>
              </w:r>
              <w:r>
                <w:rPr>
                  <w:rFonts w:hint="eastAsia"/>
                </w:rPr>
                <w:t>0</w:t>
              </w:r>
              <w:r>
                <w:rPr>
                  <w:rFonts w:hint="eastAsia"/>
                </w:rPr>
                <w:t>且≤</w:t>
              </w:r>
              <w:r>
                <w:rPr>
                  <w:rFonts w:hint="eastAsia"/>
                </w:rPr>
                <w:t>1</w:t>
              </w:r>
              <w:r>
                <w:rPr>
                  <w:rFonts w:hint="eastAsia"/>
                </w:rPr>
                <w:t>，发明人数、专利数量、非外观专利数量、</w:t>
              </w:r>
              <w:proofErr w:type="gramStart"/>
              <w:r>
                <w:rPr>
                  <w:rFonts w:hint="eastAsia"/>
                </w:rPr>
                <w:t>软著登记</w:t>
              </w:r>
              <w:proofErr w:type="gramEnd"/>
              <w:r>
                <w:rPr>
                  <w:rFonts w:hint="eastAsia"/>
                </w:rPr>
                <w:t>总数、产学研合作机构数量、合作研发专利数量、专利转让次数之和、专利被引用次数之和、专利许可数量之和≥</w:t>
              </w:r>
              <w:r>
                <w:rPr>
                  <w:rFonts w:hint="eastAsia"/>
                </w:rPr>
                <w:t>0</w:t>
              </w:r>
              <w:r>
                <w:rPr>
                  <w:rFonts w:hint="eastAsia"/>
                </w:rPr>
                <w:t>且为整数</w:t>
              </w:r>
            </w:ins>
            <w:ins w:id="1261" w:author="梦" w:date="2026-07-13T18:20:00Z">
              <w:r>
                <w:rPr>
                  <w:rFonts w:hint="eastAsia"/>
                </w:rPr>
                <w:t>。</w:t>
              </w:r>
            </w:ins>
          </w:p>
          <w:p w:rsidR="00AE7AB2" w:rsidRDefault="00E10BB2" w:rsidP="00AE7AB2">
            <w:pPr>
              <w:ind w:firstLineChars="200" w:firstLine="482"/>
              <w:rPr>
                <w:ins w:id="1262" w:author="梦" w:date="2026-07-13T18:13:00Z"/>
              </w:rPr>
              <w:pPrChange w:id="1263" w:author="梦" w:date="2026-07-13T18:20:00Z">
                <w:pPr>
                  <w:ind w:firstLineChars="300" w:firstLine="723"/>
                </w:pPr>
              </w:pPrChange>
            </w:pPr>
            <w:ins w:id="1264" w:author="梦" w:date="2026-07-13T18:13:00Z">
              <w:r>
                <w:rPr>
                  <w:rFonts w:hint="eastAsia"/>
                  <w:b/>
                  <w:bCs/>
                </w:rPr>
                <w:t>反向测试</w:t>
              </w:r>
              <w:r>
                <w:rPr>
                  <w:rFonts w:hint="eastAsia"/>
                </w:rPr>
                <w:t>：发明人数、专利数量、非外观专利数量、</w:t>
              </w:r>
              <w:proofErr w:type="gramStart"/>
              <w:r>
                <w:rPr>
                  <w:rFonts w:hint="eastAsia"/>
                </w:rPr>
                <w:t>软著登记</w:t>
              </w:r>
              <w:proofErr w:type="gramEnd"/>
              <w:r>
                <w:rPr>
                  <w:rFonts w:hint="eastAsia"/>
                </w:rPr>
                <w:t>总数、产学研合作机构数量、合作研发专利数量、专利转让次数之和、专利被引用次数之和、专利许可数量之和输入非整数值等，</w:t>
              </w:r>
              <w:r>
                <w:rPr>
                  <w:rFonts w:hint="eastAsia"/>
                </w:rPr>
                <w:t>r&amp;d</w:t>
              </w:r>
              <w:r>
                <w:rPr>
                  <w:rFonts w:hint="eastAsia"/>
                </w:rPr>
                <w:t>投入强度、</w:t>
              </w:r>
              <w:r>
                <w:rPr>
                  <w:rFonts w:hint="eastAsia"/>
                </w:rPr>
                <w:t>r&amp;d</w:t>
              </w:r>
              <w:r>
                <w:rPr>
                  <w:rFonts w:hint="eastAsia"/>
                </w:rPr>
                <w:t>人员占比、营业收入同比、合作研发专利占比、发明专利占比、发明专利占比变化趋势、</w:t>
              </w:r>
              <w:r>
                <w:rPr>
                  <w:rFonts w:hint="eastAsia"/>
                </w:rPr>
                <w:t>PCT</w:t>
              </w:r>
              <w:r>
                <w:rPr>
                  <w:rFonts w:hint="eastAsia"/>
                </w:rPr>
                <w:t>数量占比、专利数量变化趋势</w:t>
              </w:r>
              <w:r>
                <w:rPr>
                  <w:rFonts w:hint="eastAsia"/>
                </w:rPr>
                <w:t>(</w:t>
              </w:r>
              <w:r>
                <w:rPr>
                  <w:rFonts w:hint="eastAsia"/>
                </w:rPr>
                <w:t>复合增速</w:t>
              </w:r>
              <w:r>
                <w:rPr>
                  <w:rFonts w:hint="eastAsia"/>
                </w:rPr>
                <w:t>)</w:t>
              </w:r>
              <w:r>
                <w:rPr>
                  <w:rFonts w:hint="eastAsia"/>
                </w:rPr>
                <w:t>、专利授权率输入超出边界值</w:t>
              </w:r>
              <w:r>
                <w:rPr>
                  <w:rFonts w:hint="eastAsia"/>
                </w:rPr>
                <w:t>1</w:t>
              </w:r>
              <w:r>
                <w:rPr>
                  <w:rFonts w:hint="eastAsia"/>
                </w:rPr>
                <w:t>的值等</w:t>
              </w:r>
            </w:ins>
            <w:ins w:id="1265" w:author="梦" w:date="2026-07-13T18:20:00Z">
              <w:r>
                <w:rPr>
                  <w:rFonts w:hint="eastAsia"/>
                </w:rPr>
                <w:t>。</w:t>
              </w:r>
            </w:ins>
          </w:p>
          <w:p w:rsidR="00AE7AB2" w:rsidRDefault="00E10BB2" w:rsidP="00AE7AB2">
            <w:pPr>
              <w:ind w:firstLineChars="200" w:firstLine="482"/>
              <w:rPr>
                <w:ins w:id="1266" w:author="梦" w:date="2026-07-13T18:13:00Z"/>
                <w:b/>
                <w:bCs/>
              </w:rPr>
              <w:pPrChange w:id="1267" w:author="梦" w:date="2026-07-13T18:20:00Z">
                <w:pPr>
                  <w:ind w:firstLineChars="300" w:firstLine="723"/>
                </w:pPr>
              </w:pPrChange>
            </w:pPr>
            <w:ins w:id="1268" w:author="梦" w:date="2026-07-13T18:13:00Z">
              <w:r>
                <w:rPr>
                  <w:rFonts w:hint="eastAsia"/>
                  <w:b/>
                  <w:bCs/>
                </w:rPr>
                <w:t>异常输入</w:t>
              </w:r>
              <w:r>
                <w:rPr>
                  <w:rFonts w:hint="eastAsia"/>
                </w:rPr>
                <w:t>：如参数的非空的校验，参数为中文英文，特殊字符应均显示报错等</w:t>
              </w:r>
            </w:ins>
            <w:ins w:id="1269" w:author="梦" w:date="2026-07-13T18:20:00Z">
              <w:r>
                <w:rPr>
                  <w:rFonts w:hint="eastAsia"/>
                </w:rPr>
                <w:t>。</w:t>
              </w:r>
            </w:ins>
          </w:p>
        </w:tc>
      </w:tr>
      <w:tr w:rsidR="00AE7AB2">
        <w:trPr>
          <w:ins w:id="1270"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71" w:author="梦" w:date="2026-07-13T18:13:00Z"/>
                <w:b/>
              </w:rPr>
            </w:pPr>
            <w:ins w:id="1272" w:author="梦" w:date="2026-07-13T18:13:00Z">
              <w:r>
                <w:rPr>
                  <w:b/>
                  <w:bCs/>
                </w:rPr>
                <w:t>测试方法</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73" w:author="梦" w:date="2026-07-13T18:13:00Z"/>
              </w:rPr>
            </w:pPr>
            <w:ins w:id="1274" w:author="梦" w:date="2026-07-13T18:13:00Z">
              <w:r>
                <w:t>黑盒测试，</w:t>
              </w:r>
              <w:r>
                <w:rPr>
                  <w:rFonts w:hint="eastAsia"/>
                </w:rPr>
                <w:t>边界值，</w:t>
              </w:r>
              <w:r>
                <w:t>等价类划分法、错误猜测法。</w:t>
              </w:r>
            </w:ins>
          </w:p>
        </w:tc>
      </w:tr>
      <w:tr w:rsidR="00AE7AB2">
        <w:trPr>
          <w:ins w:id="1275"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76" w:author="梦" w:date="2026-07-13T18:13:00Z"/>
                <w:b/>
              </w:rPr>
            </w:pPr>
            <w:ins w:id="1277" w:author="梦" w:date="2026-07-13T18:13:00Z">
              <w:r>
                <w:rPr>
                  <w:b/>
                </w:rPr>
                <w:t>依赖的测试工具</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78" w:author="梦" w:date="2026-07-13T18:13:00Z"/>
              </w:rPr>
            </w:pPr>
            <w:ins w:id="1279" w:author="梦" w:date="2026-07-13T18:13:00Z">
              <w:r>
                <w:t>Postman</w:t>
              </w:r>
            </w:ins>
          </w:p>
        </w:tc>
      </w:tr>
      <w:tr w:rsidR="00AE7AB2">
        <w:trPr>
          <w:ins w:id="1280"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81" w:author="梦" w:date="2026-07-13T18:13:00Z"/>
                <w:b/>
                <w:bCs/>
              </w:rPr>
            </w:pPr>
            <w:ins w:id="1282" w:author="梦" w:date="2026-07-13T18:13:00Z">
              <w:r>
                <w:rPr>
                  <w:b/>
                  <w:bCs/>
                </w:rPr>
                <w:t>预期结果</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83" w:author="梦" w:date="2026-07-13T18:13:00Z"/>
              </w:rPr>
            </w:pPr>
            <w:ins w:id="1284" w:author="梦" w:date="2026-07-13T18:13:00Z">
              <w:r>
                <w:t>运行正常且输出合理，则通过测试，反之不通过。</w:t>
              </w:r>
            </w:ins>
          </w:p>
        </w:tc>
      </w:tr>
      <w:tr w:rsidR="00AE7AB2">
        <w:trPr>
          <w:ins w:id="1285" w:author="梦" w:date="2026-07-13T18:13:00Z"/>
        </w:trPr>
        <w:tc>
          <w:tcPr>
            <w:tcW w:w="1972" w:type="dxa"/>
            <w:tcBorders>
              <w:top w:val="single" w:sz="4" w:space="0" w:color="auto"/>
              <w:left w:val="single" w:sz="4" w:space="0" w:color="auto"/>
              <w:bottom w:val="single" w:sz="4" w:space="0" w:color="auto"/>
              <w:right w:val="single" w:sz="4" w:space="0" w:color="auto"/>
            </w:tcBorders>
            <w:shd w:val="clear" w:color="auto" w:fill="D9D9D9"/>
            <w:tcMar>
              <w:top w:w="60" w:type="dxa"/>
              <w:left w:w="100" w:type="dxa"/>
              <w:bottom w:w="60" w:type="dxa"/>
              <w:right w:w="100" w:type="dxa"/>
            </w:tcMar>
            <w:vAlign w:val="center"/>
          </w:tcPr>
          <w:p w:rsidR="00AE7AB2" w:rsidRDefault="00E10BB2">
            <w:pPr>
              <w:rPr>
                <w:ins w:id="1286" w:author="梦" w:date="2026-07-13T18:13:00Z"/>
                <w:b/>
              </w:rPr>
            </w:pPr>
            <w:ins w:id="1287" w:author="梦" w:date="2026-07-13T18:13:00Z">
              <w:r>
                <w:rPr>
                  <w:b/>
                  <w:bCs/>
                </w:rPr>
                <w:t>测试项终止条件</w:t>
              </w:r>
            </w:ins>
          </w:p>
        </w:tc>
        <w:tc>
          <w:tcPr>
            <w:tcW w:w="7038"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rsidR="00AE7AB2" w:rsidRDefault="00E10BB2">
            <w:pPr>
              <w:rPr>
                <w:ins w:id="1288" w:author="梦" w:date="2026-07-13T18:13:00Z"/>
              </w:rPr>
            </w:pPr>
            <w:ins w:id="1289" w:author="梦" w:date="2026-07-13T18:13:00Z">
              <w:r>
                <w:t>正常完成测试项中所有内容，发现问题已归零或归零处理，测试</w:t>
              </w:r>
              <w:proofErr w:type="gramStart"/>
              <w:r>
                <w:t>项正常</w:t>
              </w:r>
              <w:proofErr w:type="gramEnd"/>
              <w:r>
                <w:t>终止；软件功能未实现或指标未达到要求，或出现其他导致该测试项无法继续执行的情况，测试项异常终止。</w:t>
              </w:r>
            </w:ins>
          </w:p>
        </w:tc>
      </w:tr>
    </w:tbl>
    <w:p w:rsidR="00AE7AB2" w:rsidRDefault="00AE7AB2">
      <w:pPr>
        <w:rPr>
          <w:ins w:id="1290" w:author="梦" w:date="2026-07-13T18:12:00Z"/>
          <w:rFonts w:asciiTheme="minorEastAsia" w:eastAsiaTheme="minorEastAsia" w:hAnsiTheme="minorEastAsia"/>
          <w:highlight w:val="yellow"/>
        </w:rPr>
      </w:pPr>
    </w:p>
    <w:p w:rsidR="00AE7AB2" w:rsidRPr="00AE7AB2" w:rsidRDefault="00AE7AB2">
      <w:pPr>
        <w:rPr>
          <w:del w:id="1291" w:author="梦" w:date="2026-07-13T18:13:00Z"/>
          <w:rFonts w:asciiTheme="minorEastAsia" w:eastAsiaTheme="minorEastAsia" w:hAnsiTheme="minorEastAsia"/>
          <w:highlight w:val="yellow"/>
          <w:rPrChange w:id="1292" w:author="伟 李" w:date="2026-07-13T14:25:00Z">
            <w:rPr>
              <w:del w:id="1293" w:author="梦" w:date="2026-07-13T18:13:00Z"/>
              <w:rFonts w:asciiTheme="minorEastAsia" w:eastAsiaTheme="minorEastAsia" w:hAnsiTheme="minorEastAsia"/>
            </w:rPr>
          </w:rPrChange>
        </w:rPr>
      </w:pP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rPr>
          <w:del w:id="1294"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295" w:author="梦" w:date="2026-07-13T18:13:00Z"/>
                <w:highlight w:val="yellow"/>
                <w:rPrChange w:id="1296" w:author="伟 李" w:date="2026-07-13T14:25:00Z">
                  <w:rPr>
                    <w:del w:id="1297" w:author="梦" w:date="2026-07-13T18:13:00Z"/>
                  </w:rPr>
                </w:rPrChange>
              </w:rPr>
            </w:pPr>
            <w:del w:id="1298" w:author="梦" w:date="2026-07-13T18:13:00Z">
              <w:r>
                <w:rPr>
                  <w:rFonts w:hint="eastAsia"/>
                  <w:b/>
                  <w:bCs/>
                  <w:sz w:val="21"/>
                  <w:szCs w:val="21"/>
                  <w:highlight w:val="yellow"/>
                  <w:rPrChange w:id="1299" w:author="伟 李" w:date="2026-07-13T14:25:00Z">
                    <w:rPr>
                      <w:rFonts w:hint="eastAsia"/>
                      <w:b/>
                      <w:bCs/>
                      <w:sz w:val="21"/>
                      <w:szCs w:val="21"/>
                    </w:rPr>
                  </w:rPrChange>
                </w:rPr>
                <w:delText>测试项名称</w:delText>
              </w:r>
            </w:del>
          </w:p>
        </w:tc>
        <w:tc>
          <w:tcPr>
            <w:tcW w:w="2540" w:type="dxa"/>
            <w:tcMar>
              <w:top w:w="60" w:type="dxa"/>
              <w:left w:w="100" w:type="dxa"/>
              <w:bottom w:w="60" w:type="dxa"/>
              <w:right w:w="100" w:type="dxa"/>
            </w:tcMar>
            <w:vAlign w:val="center"/>
          </w:tcPr>
          <w:p w:rsidR="00AE7AB2" w:rsidRPr="00AE7AB2" w:rsidRDefault="00E10BB2">
            <w:pPr>
              <w:spacing w:after="20" w:line="280" w:lineRule="auto"/>
              <w:jc w:val="center"/>
              <w:rPr>
                <w:del w:id="1300" w:author="梦" w:date="2026-07-13T18:13:00Z"/>
                <w:highlight w:val="yellow"/>
                <w:rPrChange w:id="1301" w:author="伟 李" w:date="2026-07-13T14:25:00Z">
                  <w:rPr>
                    <w:del w:id="1302" w:author="梦" w:date="2026-07-13T18:13:00Z"/>
                  </w:rPr>
                </w:rPrChange>
              </w:rPr>
            </w:pPr>
            <w:del w:id="1303" w:author="梦" w:date="2026-07-13T18:13:00Z">
              <w:r>
                <w:rPr>
                  <w:rFonts w:hint="eastAsia"/>
                  <w:sz w:val="21"/>
                  <w:szCs w:val="21"/>
                  <w:highlight w:val="yellow"/>
                  <w:rPrChange w:id="1304" w:author="伟 李" w:date="2026-07-13T14:25:00Z">
                    <w:rPr>
                      <w:rFonts w:hint="eastAsia"/>
                      <w:sz w:val="21"/>
                      <w:szCs w:val="21"/>
                    </w:rPr>
                  </w:rPrChange>
                </w:rPr>
                <w:delText>产业技术分析决策工具</w:delText>
              </w:r>
            </w:del>
          </w:p>
        </w:tc>
        <w:tc>
          <w:tcPr>
            <w:tcW w:w="15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05" w:author="梦" w:date="2026-07-13T18:13:00Z"/>
                <w:highlight w:val="yellow"/>
                <w:rPrChange w:id="1306" w:author="伟 李" w:date="2026-07-13T14:25:00Z">
                  <w:rPr>
                    <w:del w:id="1307" w:author="梦" w:date="2026-07-13T18:13:00Z"/>
                  </w:rPr>
                </w:rPrChange>
              </w:rPr>
            </w:pPr>
            <w:del w:id="1308" w:author="梦" w:date="2026-07-13T18:13:00Z">
              <w:r>
                <w:rPr>
                  <w:rFonts w:hint="eastAsia"/>
                  <w:b/>
                  <w:bCs/>
                  <w:sz w:val="21"/>
                  <w:szCs w:val="21"/>
                  <w:highlight w:val="yellow"/>
                  <w:rPrChange w:id="1309" w:author="伟 李" w:date="2026-07-13T14:25:00Z">
                    <w:rPr>
                      <w:rFonts w:hint="eastAsia"/>
                      <w:b/>
                      <w:bCs/>
                      <w:sz w:val="21"/>
                      <w:szCs w:val="21"/>
                    </w:rPr>
                  </w:rPrChange>
                </w:rPr>
                <w:delText>测试项标识</w:delText>
              </w:r>
            </w:del>
          </w:p>
        </w:tc>
        <w:tc>
          <w:tcPr>
            <w:tcW w:w="3170" w:type="dxa"/>
            <w:tcMar>
              <w:top w:w="60" w:type="dxa"/>
              <w:left w:w="100" w:type="dxa"/>
              <w:bottom w:w="60" w:type="dxa"/>
              <w:right w:w="100" w:type="dxa"/>
            </w:tcMar>
            <w:vAlign w:val="center"/>
          </w:tcPr>
          <w:p w:rsidR="00AE7AB2" w:rsidRPr="00AE7AB2" w:rsidRDefault="00E10BB2">
            <w:pPr>
              <w:spacing w:after="20" w:line="280" w:lineRule="auto"/>
              <w:jc w:val="center"/>
              <w:rPr>
                <w:del w:id="1310" w:author="梦" w:date="2026-07-13T18:13:00Z"/>
                <w:highlight w:val="yellow"/>
                <w:rPrChange w:id="1311" w:author="伟 李" w:date="2026-07-13T14:25:00Z">
                  <w:rPr>
                    <w:del w:id="1312" w:author="梦" w:date="2026-07-13T18:13:00Z"/>
                  </w:rPr>
                </w:rPrChange>
              </w:rPr>
            </w:pPr>
            <w:del w:id="1313" w:author="梦" w:date="2026-07-13T18:13:00Z">
              <w:r>
                <w:rPr>
                  <w:sz w:val="21"/>
                  <w:szCs w:val="21"/>
                  <w:highlight w:val="yellow"/>
                  <w:rPrChange w:id="1314" w:author="伟 李" w:date="2026-07-13T14:25:00Z">
                    <w:rPr>
                      <w:sz w:val="21"/>
                      <w:szCs w:val="21"/>
                    </w:rPr>
                  </w:rPrChange>
                </w:rPr>
                <w:delText>2024YFB3312900-TP4.4</w:delText>
              </w:r>
            </w:del>
          </w:p>
        </w:tc>
      </w:tr>
      <w:tr w:rsidR="00AE7AB2">
        <w:trPr>
          <w:del w:id="1315"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16" w:author="梦" w:date="2026-07-13T18:13:00Z"/>
                <w:highlight w:val="yellow"/>
                <w:rPrChange w:id="1317" w:author="伟 李" w:date="2026-07-13T14:25:00Z">
                  <w:rPr>
                    <w:del w:id="1318" w:author="梦" w:date="2026-07-13T18:13:00Z"/>
                  </w:rPr>
                </w:rPrChange>
              </w:rPr>
            </w:pPr>
            <w:del w:id="1319" w:author="梦" w:date="2026-07-13T18:13:00Z">
              <w:r>
                <w:rPr>
                  <w:rFonts w:hint="eastAsia"/>
                  <w:b/>
                  <w:bCs/>
                  <w:sz w:val="21"/>
                  <w:szCs w:val="21"/>
                  <w:highlight w:val="yellow"/>
                  <w:rPrChange w:id="1320" w:author="伟 李" w:date="2026-07-13T14:25:00Z">
                    <w:rPr>
                      <w:rFonts w:hint="eastAsia"/>
                      <w:b/>
                      <w:bCs/>
                      <w:sz w:val="21"/>
                      <w:szCs w:val="21"/>
                    </w:rPr>
                  </w:rPrChange>
                </w:rPr>
                <w:delText>测试项描述</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321" w:author="梦" w:date="2026-07-13T18:13:00Z"/>
                <w:highlight w:val="yellow"/>
                <w:rPrChange w:id="1322" w:author="伟 李" w:date="2026-07-13T14:25:00Z">
                  <w:rPr>
                    <w:del w:id="1323" w:author="梦" w:date="2026-07-13T18:13:00Z"/>
                  </w:rPr>
                </w:rPrChange>
              </w:rPr>
            </w:pPr>
            <w:del w:id="1324" w:author="梦" w:date="2026-07-13T18:13:00Z">
              <w:r>
                <w:rPr>
                  <w:rFonts w:hint="eastAsia"/>
                  <w:sz w:val="21"/>
                  <w:szCs w:val="21"/>
                  <w:highlight w:val="yellow"/>
                  <w:rPrChange w:id="1325" w:author="伟 李" w:date="2026-07-13T14:25:00Z">
                    <w:rPr>
                      <w:rFonts w:hint="eastAsia"/>
                      <w:sz w:val="21"/>
                      <w:szCs w:val="21"/>
                    </w:rPr>
                  </w:rPrChange>
                </w:rPr>
                <w:delText>验证指标</w:delText>
              </w:r>
              <w:r>
                <w:rPr>
                  <w:sz w:val="21"/>
                  <w:szCs w:val="21"/>
                  <w:highlight w:val="yellow"/>
                  <w:rPrChange w:id="1326" w:author="伟 李" w:date="2026-07-13T14:25:00Z">
                    <w:rPr>
                      <w:sz w:val="21"/>
                      <w:szCs w:val="21"/>
                    </w:rPr>
                  </w:rPrChange>
                </w:rPr>
                <w:delText>4.4</w:delText>
              </w:r>
              <w:r>
                <w:rPr>
                  <w:rFonts w:hint="eastAsia"/>
                  <w:sz w:val="21"/>
                  <w:szCs w:val="21"/>
                  <w:highlight w:val="yellow"/>
                  <w:rPrChange w:id="1327" w:author="伟 李" w:date="2026-07-13T14:25:00Z">
                    <w:rPr>
                      <w:rFonts w:hint="eastAsia"/>
                      <w:sz w:val="21"/>
                      <w:szCs w:val="21"/>
                    </w:rPr>
                  </w:rPrChange>
                </w:rPr>
                <w:delText>“研发产业竞争力评价、企业创新力评价、产业招商推荐等</w:delText>
              </w:r>
              <w:r>
                <w:rPr>
                  <w:sz w:val="21"/>
                  <w:szCs w:val="21"/>
                  <w:highlight w:val="yellow"/>
                  <w:rPrChange w:id="1328" w:author="伟 李" w:date="2026-07-13T14:25:00Z">
                    <w:rPr>
                      <w:sz w:val="21"/>
                      <w:szCs w:val="21"/>
                    </w:rPr>
                  </w:rPrChange>
                </w:rPr>
                <w:delText>3</w:delText>
              </w:r>
              <w:r>
                <w:rPr>
                  <w:rFonts w:hint="eastAsia"/>
                  <w:sz w:val="21"/>
                  <w:szCs w:val="21"/>
                  <w:highlight w:val="yellow"/>
                  <w:rPrChange w:id="1329" w:author="伟 李" w:date="2026-07-13T14:25:00Z">
                    <w:rPr>
                      <w:rFonts w:hint="eastAsia"/>
                      <w:sz w:val="21"/>
                      <w:szCs w:val="21"/>
                    </w:rPr>
                  </w:rPrChange>
                </w:rPr>
                <w:delText>个产业技术分析决策工具</w:delText>
              </w:r>
              <w:r>
                <w:rPr>
                  <w:sz w:val="21"/>
                  <w:szCs w:val="21"/>
                  <w:highlight w:val="yellow"/>
                  <w:rPrChange w:id="1330" w:author="伟 李" w:date="2026-07-13T14:25:00Z">
                    <w:rPr>
                      <w:sz w:val="21"/>
                      <w:szCs w:val="21"/>
                    </w:rPr>
                  </w:rPrChange>
                </w:rPr>
                <w:delText xml:space="preserve"> </w:delText>
              </w:r>
              <w:r>
                <w:rPr>
                  <w:rFonts w:hint="eastAsia"/>
                  <w:sz w:val="21"/>
                  <w:szCs w:val="21"/>
                  <w:highlight w:val="yellow"/>
                  <w:rPrChange w:id="1331" w:author="伟 李" w:date="2026-07-13T14:25:00Z">
                    <w:rPr>
                      <w:rFonts w:hint="eastAsia"/>
                      <w:sz w:val="21"/>
                      <w:szCs w:val="21"/>
                    </w:rPr>
                  </w:rPrChange>
                </w:rPr>
                <w:delText>”是否符合任务书中期要求。</w:delText>
              </w:r>
            </w:del>
          </w:p>
        </w:tc>
      </w:tr>
      <w:tr w:rsidR="00AE7AB2">
        <w:trPr>
          <w:del w:id="1332"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33" w:author="梦" w:date="2026-07-13T18:13:00Z"/>
                <w:highlight w:val="yellow"/>
                <w:rPrChange w:id="1334" w:author="伟 李" w:date="2026-07-13T14:25:00Z">
                  <w:rPr>
                    <w:del w:id="1335" w:author="梦" w:date="2026-07-13T18:13:00Z"/>
                  </w:rPr>
                </w:rPrChange>
              </w:rPr>
            </w:pPr>
            <w:del w:id="1336" w:author="梦" w:date="2026-07-13T18:13:00Z">
              <w:r>
                <w:rPr>
                  <w:rFonts w:hint="eastAsia"/>
                  <w:b/>
                  <w:bCs/>
                  <w:sz w:val="21"/>
                  <w:szCs w:val="21"/>
                  <w:highlight w:val="yellow"/>
                  <w:rPrChange w:id="1337" w:author="伟 李" w:date="2026-07-13T14:25:00Z">
                    <w:rPr>
                      <w:rFonts w:hint="eastAsia"/>
                      <w:b/>
                      <w:bCs/>
                      <w:sz w:val="21"/>
                      <w:szCs w:val="21"/>
                    </w:rPr>
                  </w:rPrChange>
                </w:rPr>
                <w:delText>测试约束条件</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338" w:author="梦" w:date="2026-07-13T18:13:00Z"/>
                <w:highlight w:val="yellow"/>
                <w:rPrChange w:id="1339" w:author="伟 李" w:date="2026-07-13T14:25:00Z">
                  <w:rPr>
                    <w:del w:id="1340" w:author="梦" w:date="2026-07-13T18:13:00Z"/>
                  </w:rPr>
                </w:rPrChange>
              </w:rPr>
            </w:pPr>
            <w:del w:id="1341" w:author="梦" w:date="2026-07-13T18:13:00Z">
              <w:r>
                <w:rPr>
                  <w:sz w:val="21"/>
                  <w:szCs w:val="21"/>
                  <w:highlight w:val="yellow"/>
                  <w:rPrChange w:id="1342" w:author="伟 李" w:date="2026-07-13T14:25:00Z">
                    <w:rPr>
                      <w:sz w:val="21"/>
                      <w:szCs w:val="21"/>
                    </w:rPr>
                  </w:rPrChange>
                </w:rPr>
                <w:delText>3</w:delText>
              </w:r>
              <w:r>
                <w:rPr>
                  <w:rFonts w:hint="eastAsia"/>
                  <w:sz w:val="21"/>
                  <w:szCs w:val="21"/>
                  <w:highlight w:val="yellow"/>
                  <w:rPrChange w:id="1343" w:author="伟 李" w:date="2026-07-13T14:25:00Z">
                    <w:rPr>
                      <w:rFonts w:hint="eastAsia"/>
                      <w:sz w:val="21"/>
                      <w:szCs w:val="21"/>
                    </w:rPr>
                  </w:rPrChange>
                </w:rPr>
                <w:delText>个工具已集成到产业技术识别模型及工具集研发平台，平台已部署完成并正常运行。</w:delText>
              </w:r>
            </w:del>
          </w:p>
        </w:tc>
      </w:tr>
      <w:tr w:rsidR="00AE7AB2">
        <w:trPr>
          <w:del w:id="1344"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45" w:author="梦" w:date="2026-07-13T18:13:00Z"/>
                <w:highlight w:val="yellow"/>
                <w:rPrChange w:id="1346" w:author="伟 李" w:date="2026-07-13T14:25:00Z">
                  <w:rPr>
                    <w:del w:id="1347" w:author="梦" w:date="2026-07-13T18:13:00Z"/>
                  </w:rPr>
                </w:rPrChange>
              </w:rPr>
            </w:pPr>
            <w:del w:id="1348" w:author="梦" w:date="2026-07-13T18:13:00Z">
              <w:r>
                <w:rPr>
                  <w:rFonts w:hint="eastAsia"/>
                  <w:b/>
                  <w:bCs/>
                  <w:sz w:val="21"/>
                  <w:szCs w:val="21"/>
                  <w:highlight w:val="yellow"/>
                  <w:rPrChange w:id="1349" w:author="伟 李" w:date="2026-07-13T14:25:00Z">
                    <w:rPr>
                      <w:rFonts w:hint="eastAsia"/>
                      <w:b/>
                      <w:bCs/>
                      <w:sz w:val="21"/>
                      <w:szCs w:val="21"/>
                    </w:rPr>
                  </w:rPrChange>
                </w:rPr>
                <w:delText>测试内容</w:delText>
              </w:r>
            </w:del>
          </w:p>
          <w:p w:rsidR="00AE7AB2" w:rsidRPr="00AE7AB2" w:rsidRDefault="00E10BB2">
            <w:pPr>
              <w:spacing w:after="20" w:line="280" w:lineRule="auto"/>
              <w:jc w:val="center"/>
              <w:rPr>
                <w:del w:id="1350" w:author="梦" w:date="2026-07-13T18:13:00Z"/>
                <w:highlight w:val="yellow"/>
                <w:rPrChange w:id="1351" w:author="伟 李" w:date="2026-07-13T14:25:00Z">
                  <w:rPr>
                    <w:del w:id="1352" w:author="梦" w:date="2026-07-13T18:13:00Z"/>
                  </w:rPr>
                </w:rPrChange>
              </w:rPr>
            </w:pPr>
            <w:del w:id="1353" w:author="梦" w:date="2026-07-13T18:13:00Z">
              <w:r>
                <w:rPr>
                  <w:rFonts w:hint="eastAsia"/>
                  <w:b/>
                  <w:bCs/>
                  <w:sz w:val="21"/>
                  <w:szCs w:val="21"/>
                  <w:highlight w:val="yellow"/>
                  <w:rPrChange w:id="1354" w:author="伟 李" w:date="2026-07-13T14:25:00Z">
                    <w:rPr>
                      <w:rFonts w:hint="eastAsia"/>
                      <w:b/>
                      <w:bCs/>
                      <w:sz w:val="21"/>
                      <w:szCs w:val="21"/>
                    </w:rPr>
                  </w:rPrChange>
                </w:rPr>
                <w:delText>及评判标准</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355" w:author="梦" w:date="2026-07-13T18:13:00Z"/>
                <w:highlight w:val="yellow"/>
                <w:rPrChange w:id="1356" w:author="伟 李" w:date="2026-07-13T14:25:00Z">
                  <w:rPr>
                    <w:del w:id="1357" w:author="梦" w:date="2026-07-13T18:13:00Z"/>
                  </w:rPr>
                </w:rPrChange>
              </w:rPr>
            </w:pPr>
            <w:del w:id="1358" w:author="梦" w:date="2026-07-13T18:13:00Z">
              <w:r>
                <w:rPr>
                  <w:rFonts w:hint="eastAsia"/>
                  <w:sz w:val="21"/>
                  <w:szCs w:val="21"/>
                  <w:highlight w:val="yellow"/>
                  <w:rPrChange w:id="1359" w:author="伟 李" w:date="2026-07-13T14:25:00Z">
                    <w:rPr>
                      <w:rFonts w:hint="eastAsia"/>
                      <w:sz w:val="21"/>
                      <w:szCs w:val="21"/>
                    </w:rPr>
                  </w:rPrChange>
                </w:rPr>
                <w:delText>（</w:delText>
              </w:r>
              <w:r>
                <w:rPr>
                  <w:sz w:val="21"/>
                  <w:szCs w:val="21"/>
                  <w:highlight w:val="yellow"/>
                  <w:rPrChange w:id="1360" w:author="伟 李" w:date="2026-07-13T14:25:00Z">
                    <w:rPr>
                      <w:sz w:val="21"/>
                      <w:szCs w:val="21"/>
                    </w:rPr>
                  </w:rPrChange>
                </w:rPr>
                <w:delText>1</w:delText>
              </w:r>
              <w:r>
                <w:rPr>
                  <w:rFonts w:hint="eastAsia"/>
                  <w:sz w:val="21"/>
                  <w:szCs w:val="21"/>
                  <w:highlight w:val="yellow"/>
                  <w:rPrChange w:id="1361" w:author="伟 李" w:date="2026-07-13T14:25:00Z">
                    <w:rPr>
                      <w:rFonts w:hint="eastAsia"/>
                      <w:sz w:val="21"/>
                      <w:szCs w:val="21"/>
                    </w:rPr>
                  </w:rPrChange>
                </w:rPr>
                <w:delText>）打开产业竞争力评价页面，执行评价操作并查看评价结果；</w:delText>
              </w:r>
            </w:del>
          </w:p>
          <w:p w:rsidR="00AE7AB2" w:rsidRPr="00AE7AB2" w:rsidRDefault="00E10BB2">
            <w:pPr>
              <w:spacing w:after="20" w:line="280" w:lineRule="auto"/>
              <w:jc w:val="left"/>
              <w:rPr>
                <w:del w:id="1362" w:author="梦" w:date="2026-07-13T18:13:00Z"/>
                <w:highlight w:val="yellow"/>
                <w:rPrChange w:id="1363" w:author="伟 李" w:date="2026-07-13T14:25:00Z">
                  <w:rPr>
                    <w:del w:id="1364" w:author="梦" w:date="2026-07-13T18:13:00Z"/>
                  </w:rPr>
                </w:rPrChange>
              </w:rPr>
            </w:pPr>
            <w:del w:id="1365" w:author="梦" w:date="2026-07-13T18:13:00Z">
              <w:r>
                <w:rPr>
                  <w:rFonts w:hint="eastAsia"/>
                  <w:sz w:val="21"/>
                  <w:szCs w:val="21"/>
                  <w:highlight w:val="yellow"/>
                  <w:rPrChange w:id="1366" w:author="伟 李" w:date="2026-07-13T14:25:00Z">
                    <w:rPr>
                      <w:rFonts w:hint="eastAsia"/>
                      <w:sz w:val="21"/>
                      <w:szCs w:val="21"/>
                    </w:rPr>
                  </w:rPrChange>
                </w:rPr>
                <w:delText>（</w:delText>
              </w:r>
              <w:r>
                <w:rPr>
                  <w:sz w:val="21"/>
                  <w:szCs w:val="21"/>
                  <w:highlight w:val="yellow"/>
                  <w:rPrChange w:id="1367" w:author="伟 李" w:date="2026-07-13T14:25:00Z">
                    <w:rPr>
                      <w:sz w:val="21"/>
                      <w:szCs w:val="21"/>
                    </w:rPr>
                  </w:rPrChange>
                </w:rPr>
                <w:delText>2</w:delText>
              </w:r>
              <w:r>
                <w:rPr>
                  <w:rFonts w:hint="eastAsia"/>
                  <w:sz w:val="21"/>
                  <w:szCs w:val="21"/>
                  <w:highlight w:val="yellow"/>
                  <w:rPrChange w:id="1368" w:author="伟 李" w:date="2026-07-13T14:25:00Z">
                    <w:rPr>
                      <w:rFonts w:hint="eastAsia"/>
                      <w:sz w:val="21"/>
                      <w:szCs w:val="21"/>
                    </w:rPr>
                  </w:rPrChange>
                </w:rPr>
                <w:delText>）打开企业创新力评价页面，执行评价操作并查看评价结果；</w:delText>
              </w:r>
            </w:del>
          </w:p>
          <w:p w:rsidR="00AE7AB2" w:rsidRPr="00AE7AB2" w:rsidRDefault="00E10BB2">
            <w:pPr>
              <w:spacing w:after="20" w:line="280" w:lineRule="auto"/>
              <w:jc w:val="left"/>
              <w:rPr>
                <w:del w:id="1369" w:author="梦" w:date="2026-07-13T18:13:00Z"/>
                <w:highlight w:val="yellow"/>
                <w:rPrChange w:id="1370" w:author="伟 李" w:date="2026-07-13T14:25:00Z">
                  <w:rPr>
                    <w:del w:id="1371" w:author="梦" w:date="2026-07-13T18:13:00Z"/>
                  </w:rPr>
                </w:rPrChange>
              </w:rPr>
            </w:pPr>
            <w:del w:id="1372" w:author="梦" w:date="2026-07-13T18:13:00Z">
              <w:r>
                <w:rPr>
                  <w:rFonts w:hint="eastAsia"/>
                  <w:sz w:val="21"/>
                  <w:szCs w:val="21"/>
                  <w:highlight w:val="yellow"/>
                  <w:rPrChange w:id="1373" w:author="伟 李" w:date="2026-07-13T14:25:00Z">
                    <w:rPr>
                      <w:rFonts w:hint="eastAsia"/>
                      <w:sz w:val="21"/>
                      <w:szCs w:val="21"/>
                    </w:rPr>
                  </w:rPrChange>
                </w:rPr>
                <w:delText>（</w:delText>
              </w:r>
              <w:r>
                <w:rPr>
                  <w:sz w:val="21"/>
                  <w:szCs w:val="21"/>
                  <w:highlight w:val="yellow"/>
                  <w:rPrChange w:id="1374" w:author="伟 李" w:date="2026-07-13T14:25:00Z">
                    <w:rPr>
                      <w:sz w:val="21"/>
                      <w:szCs w:val="21"/>
                    </w:rPr>
                  </w:rPrChange>
                </w:rPr>
                <w:delText>3</w:delText>
              </w:r>
              <w:r>
                <w:rPr>
                  <w:rFonts w:hint="eastAsia"/>
                  <w:sz w:val="21"/>
                  <w:szCs w:val="21"/>
                  <w:highlight w:val="yellow"/>
                  <w:rPrChange w:id="1375" w:author="伟 李" w:date="2026-07-13T14:25:00Z">
                    <w:rPr>
                      <w:rFonts w:hint="eastAsia"/>
                      <w:sz w:val="21"/>
                      <w:szCs w:val="21"/>
                    </w:rPr>
                  </w:rPrChange>
                </w:rPr>
                <w:delText>）打开产业招商推荐页面，执行推荐操作并查看推荐结果；</w:delText>
              </w:r>
            </w:del>
          </w:p>
          <w:p w:rsidR="00AE7AB2" w:rsidRPr="00AE7AB2" w:rsidRDefault="00E10BB2">
            <w:pPr>
              <w:spacing w:after="20" w:line="280" w:lineRule="auto"/>
              <w:jc w:val="left"/>
              <w:rPr>
                <w:del w:id="1376" w:author="梦" w:date="2026-07-13T18:13:00Z"/>
                <w:highlight w:val="yellow"/>
                <w:rPrChange w:id="1377" w:author="伟 李" w:date="2026-07-13T14:25:00Z">
                  <w:rPr>
                    <w:del w:id="1378" w:author="梦" w:date="2026-07-13T18:13:00Z"/>
                  </w:rPr>
                </w:rPrChange>
              </w:rPr>
            </w:pPr>
            <w:del w:id="1379" w:author="梦" w:date="2026-07-13T18:13:00Z">
              <w:r>
                <w:rPr>
                  <w:rFonts w:hint="eastAsia"/>
                  <w:sz w:val="21"/>
                  <w:szCs w:val="21"/>
                  <w:highlight w:val="yellow"/>
                  <w:rPrChange w:id="1380" w:author="伟 李" w:date="2026-07-13T14:25:00Z">
                    <w:rPr>
                      <w:rFonts w:hint="eastAsia"/>
                      <w:sz w:val="21"/>
                      <w:szCs w:val="21"/>
                    </w:rPr>
                  </w:rPrChange>
                </w:rPr>
                <w:delText>若产业竞争力评价、企业创新力评价、产业招商推荐等</w:delText>
              </w:r>
              <w:r>
                <w:rPr>
                  <w:sz w:val="21"/>
                  <w:szCs w:val="21"/>
                  <w:highlight w:val="yellow"/>
                  <w:rPrChange w:id="1381" w:author="伟 李" w:date="2026-07-13T14:25:00Z">
                    <w:rPr>
                      <w:sz w:val="21"/>
                      <w:szCs w:val="21"/>
                    </w:rPr>
                  </w:rPrChange>
                </w:rPr>
                <w:delText>3</w:delText>
              </w:r>
              <w:r>
                <w:rPr>
                  <w:rFonts w:hint="eastAsia"/>
                  <w:sz w:val="21"/>
                  <w:szCs w:val="21"/>
                  <w:highlight w:val="yellow"/>
                  <w:rPrChange w:id="1382" w:author="伟 李" w:date="2026-07-13T14:25:00Z">
                    <w:rPr>
                      <w:rFonts w:hint="eastAsia"/>
                      <w:sz w:val="21"/>
                      <w:szCs w:val="21"/>
                    </w:rPr>
                  </w:rPrChange>
                </w:rPr>
                <w:delText>个产业技术分析决策工具均运行正常且输出合理，则通过测试，反之不通过。</w:delText>
              </w:r>
            </w:del>
          </w:p>
        </w:tc>
      </w:tr>
      <w:tr w:rsidR="00AE7AB2">
        <w:trPr>
          <w:del w:id="1383"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84" w:author="梦" w:date="2026-07-13T18:13:00Z"/>
                <w:highlight w:val="yellow"/>
                <w:rPrChange w:id="1385" w:author="伟 李" w:date="2026-07-13T14:25:00Z">
                  <w:rPr>
                    <w:del w:id="1386" w:author="梦" w:date="2026-07-13T18:13:00Z"/>
                  </w:rPr>
                </w:rPrChange>
              </w:rPr>
            </w:pPr>
            <w:del w:id="1387" w:author="梦" w:date="2026-07-13T18:13:00Z">
              <w:r>
                <w:rPr>
                  <w:rFonts w:hint="eastAsia"/>
                  <w:b/>
                  <w:bCs/>
                  <w:sz w:val="21"/>
                  <w:szCs w:val="21"/>
                  <w:highlight w:val="yellow"/>
                  <w:rPrChange w:id="1388" w:author="伟 李" w:date="2026-07-13T14:25:00Z">
                    <w:rPr>
                      <w:rFonts w:hint="eastAsia"/>
                      <w:b/>
                      <w:bCs/>
                      <w:sz w:val="21"/>
                      <w:szCs w:val="21"/>
                    </w:rPr>
                  </w:rPrChange>
                </w:rPr>
                <w:delText>测试方法</w:delText>
              </w:r>
            </w:del>
          </w:p>
        </w:tc>
        <w:tc>
          <w:tcPr>
            <w:tcW w:w="7260" w:type="dxa"/>
            <w:gridSpan w:val="3"/>
            <w:tcMar>
              <w:top w:w="60" w:type="dxa"/>
              <w:left w:w="100" w:type="dxa"/>
              <w:bottom w:w="60" w:type="dxa"/>
              <w:right w:w="100" w:type="dxa"/>
            </w:tcMar>
            <w:vAlign w:val="center"/>
          </w:tcPr>
          <w:p w:rsidR="00AE7AB2" w:rsidRPr="00AE7AB2" w:rsidRDefault="00E10BB2">
            <w:pPr>
              <w:spacing w:after="20" w:line="280" w:lineRule="auto"/>
              <w:jc w:val="left"/>
              <w:rPr>
                <w:del w:id="1389" w:author="梦" w:date="2026-07-13T18:13:00Z"/>
                <w:highlight w:val="yellow"/>
                <w:rPrChange w:id="1390" w:author="伟 李" w:date="2026-07-13T14:25:00Z">
                  <w:rPr>
                    <w:del w:id="1391" w:author="梦" w:date="2026-07-13T18:13:00Z"/>
                  </w:rPr>
                </w:rPrChange>
              </w:rPr>
            </w:pPr>
            <w:del w:id="1392" w:author="梦" w:date="2026-07-13T18:13:00Z">
              <w:r>
                <w:rPr>
                  <w:rFonts w:hint="eastAsia"/>
                  <w:sz w:val="21"/>
                  <w:szCs w:val="21"/>
                  <w:highlight w:val="yellow"/>
                  <w:rPrChange w:id="1393" w:author="伟 李" w:date="2026-07-13T14:25:00Z">
                    <w:rPr>
                      <w:rFonts w:hint="eastAsia"/>
                      <w:sz w:val="21"/>
                      <w:szCs w:val="21"/>
                    </w:rPr>
                  </w:rPrChange>
                </w:rPr>
                <w:delText>黑盒测试，等价类划分法、错误猜测法。</w:delText>
              </w:r>
            </w:del>
          </w:p>
        </w:tc>
      </w:tr>
      <w:tr w:rsidR="00AE7AB2">
        <w:trPr>
          <w:del w:id="1394" w:author="梦" w:date="2026-07-13T18:13:00Z"/>
        </w:trPr>
        <w:tc>
          <w:tcPr>
            <w:tcW w:w="1750" w:type="dxa"/>
            <w:shd w:val="clear" w:color="auto" w:fill="D9D9D9"/>
            <w:tcMar>
              <w:top w:w="60" w:type="dxa"/>
              <w:left w:w="100" w:type="dxa"/>
              <w:bottom w:w="60" w:type="dxa"/>
              <w:right w:w="100" w:type="dxa"/>
            </w:tcMar>
            <w:vAlign w:val="center"/>
          </w:tcPr>
          <w:p w:rsidR="00AE7AB2" w:rsidRPr="00AE7AB2" w:rsidRDefault="00E10BB2">
            <w:pPr>
              <w:spacing w:after="20" w:line="280" w:lineRule="auto"/>
              <w:jc w:val="center"/>
              <w:rPr>
                <w:del w:id="1395" w:author="梦" w:date="2026-07-13T18:13:00Z"/>
                <w:highlight w:val="yellow"/>
                <w:rPrChange w:id="1396" w:author="伟 李" w:date="2026-07-13T14:25:00Z">
                  <w:rPr>
                    <w:del w:id="1397" w:author="梦" w:date="2026-07-13T18:13:00Z"/>
                  </w:rPr>
                </w:rPrChange>
              </w:rPr>
            </w:pPr>
            <w:del w:id="1398" w:author="梦" w:date="2026-07-13T18:13:00Z">
              <w:r>
                <w:rPr>
                  <w:rFonts w:hint="eastAsia"/>
                  <w:b/>
                  <w:bCs/>
                  <w:sz w:val="21"/>
                  <w:szCs w:val="21"/>
                  <w:highlight w:val="yellow"/>
                  <w:rPrChange w:id="1399" w:author="伟 李" w:date="2026-07-13T14:25:00Z">
                    <w:rPr>
                      <w:rFonts w:hint="eastAsia"/>
                      <w:b/>
                      <w:bCs/>
                      <w:sz w:val="21"/>
                      <w:szCs w:val="21"/>
                    </w:rPr>
                  </w:rPrChange>
                </w:rPr>
                <w:delText>测试项终止条件</w:delText>
              </w:r>
            </w:del>
          </w:p>
        </w:tc>
        <w:tc>
          <w:tcPr>
            <w:tcW w:w="7260" w:type="dxa"/>
            <w:gridSpan w:val="3"/>
            <w:tcMar>
              <w:top w:w="60" w:type="dxa"/>
              <w:left w:w="100" w:type="dxa"/>
              <w:bottom w:w="60" w:type="dxa"/>
              <w:right w:w="100" w:type="dxa"/>
            </w:tcMar>
            <w:vAlign w:val="center"/>
          </w:tcPr>
          <w:p w:rsidR="00AE7AB2" w:rsidRDefault="00E10BB2">
            <w:pPr>
              <w:spacing w:after="20" w:line="280" w:lineRule="auto"/>
              <w:jc w:val="left"/>
              <w:rPr>
                <w:del w:id="1400" w:author="梦" w:date="2026-07-13T18:13:00Z"/>
              </w:rPr>
            </w:pPr>
            <w:del w:id="1401" w:author="梦" w:date="2026-07-13T18:13:00Z">
              <w:r>
                <w:rPr>
                  <w:rFonts w:hint="eastAsia"/>
                  <w:sz w:val="21"/>
                  <w:szCs w:val="21"/>
                  <w:highlight w:val="yellow"/>
                  <w:rPrChange w:id="1402" w:author="伟 李" w:date="2026-07-13T14:25:00Z">
                    <w:rPr>
                      <w:rFonts w:hint="eastAsia"/>
                      <w:sz w:val="21"/>
                      <w:szCs w:val="21"/>
                    </w:rPr>
                  </w:rPrChange>
                </w:rPr>
                <w:delText>正常完成测试项中所有内容，发现问题已归零或归零处理，测试项正常终止；软件功能未实现或指标未达到要求，或出现其他导致该测试项无法继续执行的情况，测试项异常终止。</w:delText>
              </w:r>
            </w:del>
          </w:p>
        </w:tc>
      </w:tr>
    </w:tbl>
    <w:p w:rsidR="00AE7AB2" w:rsidRDefault="00E10BB2">
      <w:pPr>
        <w:pStyle w:val="3"/>
        <w:rPr>
          <w:rFonts w:asciiTheme="minorEastAsia" w:eastAsiaTheme="minorEastAsia" w:hAnsiTheme="minorEastAsia"/>
        </w:rPr>
      </w:pPr>
      <w:bookmarkStart w:id="1403" w:name="_Toc1595635769"/>
      <w:r>
        <w:rPr>
          <w:rFonts w:asciiTheme="minorEastAsia" w:eastAsiaTheme="minorEastAsia" w:hAnsiTheme="minorEastAsia"/>
        </w:rPr>
        <w:t>4.6.4 产业信息智能分析与服务平台（课题五）</w:t>
      </w:r>
      <w:bookmarkEnd w:id="1403"/>
    </w:p>
    <w:p w:rsidR="00AE7AB2" w:rsidRDefault="00E10BB2">
      <w:pPr>
        <w:pStyle w:val="4"/>
        <w:rPr>
          <w:rFonts w:asciiTheme="minorEastAsia" w:eastAsiaTheme="minorEastAsia" w:hAnsiTheme="minorEastAsia"/>
        </w:rPr>
      </w:pPr>
      <w:r>
        <w:rPr>
          <w:rFonts w:asciiTheme="minorEastAsia" w:eastAsiaTheme="minorEastAsia" w:hAnsiTheme="minorEastAsia"/>
        </w:rPr>
        <w:t>4.6.4.1 平台功能（指标5.1）</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平台功能</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2024YFB3312900-TP5.1</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验证指标</w:t>
            </w:r>
            <w:r>
              <w:rPr>
                <w:sz w:val="21"/>
                <w:szCs w:val="21"/>
              </w:rPr>
              <w:t>5.1</w:t>
            </w:r>
            <w:r>
              <w:rPr>
                <w:rFonts w:hint="eastAsia"/>
                <w:sz w:val="21"/>
                <w:szCs w:val="21"/>
              </w:rPr>
              <w:t>“</w:t>
            </w:r>
            <w:r>
              <w:rPr>
                <w:sz w:val="21"/>
                <w:szCs w:val="21"/>
              </w:rPr>
              <w:t>1.</w:t>
            </w:r>
            <w:r>
              <w:rPr>
                <w:sz w:val="21"/>
                <w:szCs w:val="21"/>
              </w:rPr>
              <w:t>具备前沿技术遴选评估、产业技术卡点识别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研判等</w:t>
            </w:r>
            <w:proofErr w:type="gramEnd"/>
            <w:r>
              <w:rPr>
                <w:sz w:val="21"/>
                <w:szCs w:val="21"/>
              </w:rPr>
              <w:t>4</w:t>
            </w:r>
            <w:r>
              <w:rPr>
                <w:sz w:val="21"/>
                <w:szCs w:val="21"/>
              </w:rPr>
              <w:t>项产业分析</w:t>
            </w:r>
            <w:proofErr w:type="gramStart"/>
            <w:r>
              <w:rPr>
                <w:sz w:val="21"/>
                <w:szCs w:val="21"/>
              </w:rPr>
              <w:t>研</w:t>
            </w:r>
            <w:proofErr w:type="gramEnd"/>
            <w:r>
              <w:rPr>
                <w:sz w:val="21"/>
                <w:szCs w:val="21"/>
              </w:rPr>
              <w:t>判能力；</w:t>
            </w:r>
            <w:r>
              <w:rPr>
                <w:sz w:val="21"/>
                <w:szCs w:val="21"/>
              </w:rPr>
              <w:t>2.</w:t>
            </w:r>
            <w:r>
              <w:rPr>
                <w:sz w:val="21"/>
                <w:szCs w:val="21"/>
              </w:rPr>
              <w:t>根据专家在线反馈自动评估产业报告质量</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要求。平台功能清单见表</w:t>
            </w:r>
            <w:r>
              <w:rPr>
                <w:sz w:val="21"/>
                <w:szCs w:val="21"/>
              </w:rPr>
              <w:t>1-3</w:t>
            </w:r>
            <w:r>
              <w:rPr>
                <w:sz w:val="21"/>
                <w:szCs w:val="21"/>
              </w:rPr>
              <w:t>。</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北极星高新产业技术预见平台已部署完成并正常运行，测试账号（含管理员与专家角色）、测试数据已准备就绪。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pPr>
            <w:r>
              <w:rPr>
                <w:sz w:val="21"/>
                <w:szCs w:val="21"/>
              </w:rPr>
              <w:t>（</w:t>
            </w:r>
            <w:r>
              <w:rPr>
                <w:sz w:val="21"/>
                <w:szCs w:val="21"/>
              </w:rPr>
              <w:t>1</w:t>
            </w:r>
            <w:r>
              <w:rPr>
                <w:sz w:val="21"/>
                <w:szCs w:val="21"/>
              </w:rPr>
              <w:t>）前沿技术遴选评估能力</w:t>
            </w:r>
          </w:p>
          <w:p w:rsidR="00AE7AB2" w:rsidRDefault="00E10BB2">
            <w:pPr>
              <w:spacing w:after="20" w:line="280" w:lineRule="auto"/>
            </w:pPr>
            <w:r>
              <w:rPr>
                <w:sz w:val="21"/>
                <w:szCs w:val="21"/>
              </w:rPr>
              <w:t>进入关键技术布局页面，查看关键技术词云展示、重点技术识别及图表查看功能；若各功能正常且能支撑前沿技术遴选评估，则通过测试，反之不通过；</w:t>
            </w:r>
          </w:p>
          <w:p w:rsidR="00AE7AB2" w:rsidRDefault="00E10BB2">
            <w:pPr>
              <w:spacing w:after="20" w:line="280" w:lineRule="auto"/>
            </w:pPr>
            <w:r>
              <w:rPr>
                <w:sz w:val="21"/>
                <w:szCs w:val="21"/>
              </w:rPr>
              <w:t>（</w:t>
            </w:r>
            <w:r>
              <w:rPr>
                <w:sz w:val="21"/>
                <w:szCs w:val="21"/>
              </w:rPr>
              <w:t>2</w:t>
            </w:r>
            <w:r>
              <w:rPr>
                <w:sz w:val="21"/>
                <w:szCs w:val="21"/>
              </w:rPr>
              <w:t>）成熟度分析能力</w:t>
            </w:r>
          </w:p>
          <w:p w:rsidR="00AE7AB2" w:rsidRDefault="00E10BB2">
            <w:pPr>
              <w:spacing w:after="20" w:line="280" w:lineRule="auto"/>
            </w:pPr>
            <w:r>
              <w:rPr>
                <w:sz w:val="21"/>
                <w:szCs w:val="21"/>
              </w:rPr>
              <w:t>进入技术生命周期页面，查看生命周期图展示、年度节点展示及成熟度判断支撑功能；若各功能正常且能支撑技术成熟度分析，则通过测试，反之不通过；</w:t>
            </w:r>
          </w:p>
          <w:p w:rsidR="00AE7AB2" w:rsidRDefault="00E10BB2">
            <w:pPr>
              <w:spacing w:after="20" w:line="280" w:lineRule="auto"/>
            </w:pPr>
            <w:r>
              <w:rPr>
                <w:sz w:val="21"/>
                <w:szCs w:val="21"/>
              </w:rPr>
              <w:t>（</w:t>
            </w:r>
            <w:r>
              <w:rPr>
                <w:sz w:val="21"/>
                <w:szCs w:val="21"/>
              </w:rPr>
              <w:t>3</w:t>
            </w:r>
            <w:r>
              <w:rPr>
                <w:sz w:val="21"/>
                <w:szCs w:val="21"/>
              </w:rPr>
              <w:t>）产业化应用场景</w:t>
            </w:r>
            <w:proofErr w:type="gramStart"/>
            <w:r>
              <w:rPr>
                <w:sz w:val="21"/>
                <w:szCs w:val="21"/>
              </w:rPr>
              <w:t>研</w:t>
            </w:r>
            <w:proofErr w:type="gramEnd"/>
            <w:r>
              <w:rPr>
                <w:sz w:val="21"/>
                <w:szCs w:val="21"/>
              </w:rPr>
              <w:t>判能力</w:t>
            </w:r>
          </w:p>
          <w:p w:rsidR="00AE7AB2" w:rsidRDefault="00E10BB2">
            <w:pPr>
              <w:spacing w:after="20" w:line="280" w:lineRule="auto"/>
            </w:pPr>
            <w:r>
              <w:rPr>
                <w:sz w:val="21"/>
                <w:szCs w:val="21"/>
              </w:rPr>
              <w:t>进入场景化分析页面，逐一查看产业链图谱绘制、产业发展分析、瓶颈技术分析、前沿技术分析、美国管制清单分析、企业全景分析等场景功能；若各场景功能正常且能支撑产业化应用场景</w:t>
            </w:r>
            <w:proofErr w:type="gramStart"/>
            <w:r>
              <w:rPr>
                <w:sz w:val="21"/>
                <w:szCs w:val="21"/>
              </w:rPr>
              <w:t>研</w:t>
            </w:r>
            <w:proofErr w:type="gramEnd"/>
            <w:r>
              <w:rPr>
                <w:sz w:val="21"/>
                <w:szCs w:val="21"/>
              </w:rPr>
              <w:t>判，则通过测试，反之不通过；</w:t>
            </w:r>
          </w:p>
          <w:p w:rsidR="00AE7AB2" w:rsidRDefault="00E10BB2">
            <w:pPr>
              <w:spacing w:after="20" w:line="280" w:lineRule="auto"/>
            </w:pPr>
            <w:r>
              <w:rPr>
                <w:sz w:val="21"/>
                <w:szCs w:val="21"/>
              </w:rPr>
              <w:t>（</w:t>
            </w:r>
            <w:r>
              <w:rPr>
                <w:sz w:val="21"/>
                <w:szCs w:val="21"/>
              </w:rPr>
              <w:t>4</w:t>
            </w:r>
            <w:r>
              <w:rPr>
                <w:sz w:val="21"/>
                <w:szCs w:val="21"/>
              </w:rPr>
              <w:t>）产业技术卡点识别</w:t>
            </w:r>
            <w:proofErr w:type="gramStart"/>
            <w:r>
              <w:rPr>
                <w:sz w:val="21"/>
                <w:szCs w:val="21"/>
              </w:rPr>
              <w:t>研</w:t>
            </w:r>
            <w:proofErr w:type="gramEnd"/>
            <w:r>
              <w:rPr>
                <w:sz w:val="21"/>
                <w:szCs w:val="21"/>
              </w:rPr>
              <w:t>判能力</w:t>
            </w:r>
          </w:p>
          <w:p w:rsidR="00AE7AB2" w:rsidRDefault="00E10BB2">
            <w:pPr>
              <w:spacing w:after="20" w:line="280" w:lineRule="auto"/>
            </w:pPr>
            <w:r>
              <w:rPr>
                <w:sz w:val="21"/>
                <w:szCs w:val="21"/>
              </w:rPr>
              <w:t>进入主题分析页面，查看主题词提取、主题词</w:t>
            </w:r>
            <w:proofErr w:type="gramStart"/>
            <w:r>
              <w:rPr>
                <w:sz w:val="21"/>
                <w:szCs w:val="21"/>
              </w:rPr>
              <w:t>云展示</w:t>
            </w:r>
            <w:proofErr w:type="gramEnd"/>
            <w:r>
              <w:rPr>
                <w:sz w:val="21"/>
                <w:szCs w:val="21"/>
              </w:rPr>
              <w:t>及卡点</w:t>
            </w:r>
            <w:proofErr w:type="gramStart"/>
            <w:r>
              <w:rPr>
                <w:sz w:val="21"/>
                <w:szCs w:val="21"/>
              </w:rPr>
              <w:t>研</w:t>
            </w:r>
            <w:proofErr w:type="gramEnd"/>
            <w:r>
              <w:rPr>
                <w:sz w:val="21"/>
                <w:szCs w:val="21"/>
              </w:rPr>
              <w:t>判支撑功能；若各功能正常且能支撑产业技术卡点识别</w:t>
            </w:r>
            <w:proofErr w:type="gramStart"/>
            <w:r>
              <w:rPr>
                <w:sz w:val="21"/>
                <w:szCs w:val="21"/>
              </w:rPr>
              <w:t>研</w:t>
            </w:r>
            <w:proofErr w:type="gramEnd"/>
            <w:r>
              <w:rPr>
                <w:sz w:val="21"/>
                <w:szCs w:val="21"/>
              </w:rPr>
              <w:t>判，则通过测试，反之不通过；</w:t>
            </w:r>
          </w:p>
          <w:p w:rsidR="00AE7AB2" w:rsidRDefault="00E10BB2">
            <w:pPr>
              <w:spacing w:after="20" w:line="280" w:lineRule="auto"/>
            </w:pPr>
            <w:r>
              <w:rPr>
                <w:sz w:val="21"/>
                <w:szCs w:val="21"/>
              </w:rPr>
              <w:t>（</w:t>
            </w:r>
            <w:r>
              <w:rPr>
                <w:sz w:val="21"/>
                <w:szCs w:val="21"/>
              </w:rPr>
              <w:t>5</w:t>
            </w:r>
            <w:r>
              <w:rPr>
                <w:sz w:val="21"/>
                <w:szCs w:val="21"/>
              </w:rPr>
              <w:t>）根据专家在线反馈自动评估产业报告质量</w:t>
            </w:r>
          </w:p>
          <w:p w:rsidR="00AE7AB2" w:rsidRDefault="00E10BB2">
            <w:pPr>
              <w:spacing w:after="20" w:line="280" w:lineRule="auto"/>
            </w:pPr>
            <w:r>
              <w:rPr>
                <w:sz w:val="21"/>
                <w:szCs w:val="21"/>
              </w:rPr>
              <w:t>进入产业</w:t>
            </w:r>
            <w:proofErr w:type="gramStart"/>
            <w:r>
              <w:rPr>
                <w:sz w:val="21"/>
                <w:szCs w:val="21"/>
              </w:rPr>
              <w:t>研</w:t>
            </w:r>
            <w:proofErr w:type="gramEnd"/>
            <w:r>
              <w:rPr>
                <w:sz w:val="21"/>
                <w:szCs w:val="21"/>
              </w:rPr>
              <w:t>判专题管理台，查看专题列表管理、</w:t>
            </w:r>
            <w:proofErr w:type="gramStart"/>
            <w:r>
              <w:rPr>
                <w:sz w:val="21"/>
                <w:szCs w:val="21"/>
              </w:rPr>
              <w:t>慢思考</w:t>
            </w:r>
            <w:proofErr w:type="gramEnd"/>
            <w:r>
              <w:rPr>
                <w:sz w:val="21"/>
                <w:szCs w:val="21"/>
              </w:rPr>
              <w:t>拆解与资源推荐、初稿生成与专家分配功能；进入协同编辑页面，以专家角色编辑底稿并调用</w:t>
            </w:r>
            <w:r>
              <w:rPr>
                <w:sz w:val="21"/>
                <w:szCs w:val="21"/>
              </w:rPr>
              <w:t>AI</w:t>
            </w:r>
            <w:r>
              <w:rPr>
                <w:sz w:val="21"/>
                <w:szCs w:val="21"/>
              </w:rPr>
              <w:t>辅助修改；进入意见综合页面，检查系统汇总专家意见形成综合版本及报告质量自动评估功能；若系统能够根据专家在线反馈自动评估产业报告质量并形成综合版本，则通过测试，反之不通过。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4"/>
        <w:rPr>
          <w:rFonts w:asciiTheme="minorEastAsia" w:eastAsiaTheme="minorEastAsia" w:hAnsiTheme="minorEastAsia"/>
        </w:rPr>
      </w:pPr>
      <w:r>
        <w:rPr>
          <w:rFonts w:asciiTheme="minorEastAsia" w:eastAsiaTheme="minorEastAsia" w:hAnsiTheme="minorEastAsia"/>
        </w:rPr>
        <w:t>4.6.4.2 形成先进制造领域产业</w:t>
      </w:r>
      <w:proofErr w:type="gramStart"/>
      <w:r>
        <w:rPr>
          <w:rFonts w:asciiTheme="minorEastAsia" w:eastAsiaTheme="minorEastAsia" w:hAnsiTheme="minorEastAsia"/>
        </w:rPr>
        <w:t>链技术</w:t>
      </w:r>
      <w:proofErr w:type="gramEnd"/>
      <w:r>
        <w:rPr>
          <w:rFonts w:asciiTheme="minorEastAsia" w:eastAsiaTheme="minorEastAsia" w:hAnsiTheme="minorEastAsia"/>
        </w:rPr>
        <w:t>跟踪分析监测能力及示范应用（指标5.2）</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40"/>
        <w:gridCol w:w="1550"/>
        <w:gridCol w:w="3170"/>
      </w:tblGrid>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测试项名称</w:t>
            </w:r>
          </w:p>
        </w:tc>
        <w:tc>
          <w:tcPr>
            <w:tcW w:w="254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先进制造领域产业</w:t>
            </w:r>
            <w:proofErr w:type="gramStart"/>
            <w:r>
              <w:rPr>
                <w:sz w:val="21"/>
                <w:szCs w:val="21"/>
              </w:rPr>
              <w:t>链技术</w:t>
            </w:r>
            <w:proofErr w:type="gramEnd"/>
            <w:r>
              <w:rPr>
                <w:sz w:val="21"/>
                <w:szCs w:val="21"/>
              </w:rPr>
              <w:t>跟踪分析监测能力及示范应用</w:t>
            </w:r>
          </w:p>
        </w:tc>
        <w:tc>
          <w:tcPr>
            <w:tcW w:w="15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测试项标识</w:t>
            </w:r>
          </w:p>
        </w:tc>
        <w:tc>
          <w:tcPr>
            <w:tcW w:w="317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2024YFB3312900-TP5.2</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测试项描述</w:t>
            </w:r>
          </w:p>
        </w:tc>
        <w:tc>
          <w:tcPr>
            <w:tcW w:w="7260" w:type="dxa"/>
            <w:gridSpan w:val="3"/>
            <w:tcMar>
              <w:top w:w="60" w:type="dxa"/>
              <w:left w:w="100" w:type="dxa"/>
              <w:bottom w:w="60" w:type="dxa"/>
              <w:right w:w="100" w:type="dxa"/>
            </w:tcMar>
            <w:vAlign w:val="center"/>
          </w:tcPr>
          <w:p w:rsidR="00AE7AB2" w:rsidRDefault="00E10BB2" w:rsidP="00AE7AB2">
            <w:pPr>
              <w:widowControl/>
              <w:jc w:val="left"/>
              <w:pPrChange w:id="1404" w:author="沈永亮" w:date="2026-07-12T22:25:00Z">
                <w:pPr>
                  <w:spacing w:after="20" w:line="280" w:lineRule="auto"/>
                  <w:jc w:val="left"/>
                </w:pPr>
              </w:pPrChange>
            </w:pPr>
            <w:r>
              <w:rPr>
                <w:sz w:val="21"/>
                <w:szCs w:val="21"/>
              </w:rPr>
              <w:t>验证指标</w:t>
            </w:r>
            <w:r>
              <w:rPr>
                <w:sz w:val="21"/>
                <w:szCs w:val="21"/>
              </w:rPr>
              <w:t>5.2</w:t>
            </w:r>
            <w:r>
              <w:rPr>
                <w:rFonts w:hint="eastAsia"/>
                <w:sz w:val="21"/>
                <w:szCs w:val="21"/>
              </w:rPr>
              <w:t>“</w:t>
            </w:r>
            <w:r>
              <w:rPr>
                <w:sz w:val="21"/>
                <w:szCs w:val="21"/>
              </w:rPr>
              <w:t>在初期基础上覆盖高端装备、航空航天等共</w:t>
            </w:r>
            <w:r>
              <w:rPr>
                <w:sz w:val="21"/>
                <w:szCs w:val="21"/>
              </w:rPr>
              <w:t>5</w:t>
            </w:r>
            <w:r>
              <w:rPr>
                <w:sz w:val="21"/>
                <w:szCs w:val="21"/>
              </w:rPr>
              <w:t>个先进制造领域共</w:t>
            </w:r>
            <w:r>
              <w:rPr>
                <w:sz w:val="21"/>
                <w:szCs w:val="21"/>
              </w:rPr>
              <w:t>16</w:t>
            </w:r>
            <w:r>
              <w:rPr>
                <w:sz w:val="21"/>
                <w:szCs w:val="21"/>
              </w:rPr>
              <w:t>条产业链的监测能力</w:t>
            </w:r>
            <w:r>
              <w:rPr>
                <w:rFonts w:hint="eastAsia"/>
                <w:sz w:val="21"/>
                <w:szCs w:val="21"/>
              </w:rPr>
              <w:t xml:space="preserve"> </w:t>
            </w:r>
            <w:r>
              <w:rPr>
                <w:rFonts w:hint="eastAsia"/>
                <w:sz w:val="21"/>
                <w:szCs w:val="21"/>
              </w:rPr>
              <w:t>”</w:t>
            </w:r>
            <w:r>
              <w:rPr>
                <w:sz w:val="21"/>
                <w:szCs w:val="21"/>
              </w:rPr>
              <w:t>是否符合任务</w:t>
            </w:r>
            <w:proofErr w:type="gramStart"/>
            <w:r>
              <w:rPr>
                <w:sz w:val="21"/>
                <w:szCs w:val="21"/>
              </w:rPr>
              <w:t>书中期</w:t>
            </w:r>
            <w:proofErr w:type="gramEnd"/>
            <w:r>
              <w:rPr>
                <w:sz w:val="21"/>
                <w:szCs w:val="21"/>
              </w:rPr>
              <w:t>要求。</w:t>
            </w:r>
            <w:ins w:id="1405" w:author="沈永亮" w:date="2026-07-12T22:25:00Z">
              <w:r>
                <w:rPr>
                  <w:rFonts w:ascii="sans-serif" w:eastAsia="sans-serif" w:hAnsi="sans-serif" w:cs="sans-serif"/>
                  <w:color w:val="D4D4D4"/>
                  <w:sz w:val="28"/>
                  <w:szCs w:val="28"/>
                  <w:lang w:bidi="ar"/>
                </w:rPr>
                <w:t>构成与确认方式</w:t>
              </w:r>
            </w:ins>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测试约束条件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北极星高新产业技术预见平台已部署完成并正常运行，</w:t>
            </w:r>
            <w:r>
              <w:rPr>
                <w:sz w:val="21"/>
                <w:szCs w:val="21"/>
              </w:rPr>
              <w:t>16</w:t>
            </w:r>
            <w:r>
              <w:rPr>
                <w:sz w:val="21"/>
                <w:szCs w:val="21"/>
              </w:rPr>
              <w:t>条产业</w:t>
            </w:r>
            <w:proofErr w:type="gramStart"/>
            <w:r>
              <w:rPr>
                <w:sz w:val="21"/>
                <w:szCs w:val="21"/>
              </w:rPr>
              <w:t>链数据</w:t>
            </w:r>
            <w:proofErr w:type="gramEnd"/>
            <w:r>
              <w:rPr>
                <w:sz w:val="21"/>
                <w:szCs w:val="21"/>
              </w:rPr>
              <w:t>已准备就绪。</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p w:rsidR="00AE7AB2" w:rsidRDefault="00E10BB2">
            <w:pPr>
              <w:spacing w:after="20" w:line="280" w:lineRule="auto"/>
              <w:jc w:val="center"/>
            </w:pPr>
            <w:r>
              <w:rPr>
                <w:b/>
                <w:bCs/>
                <w:sz w:val="21"/>
                <w:szCs w:val="21"/>
              </w:rPr>
              <w:t>及评判标准</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w:t>
            </w:r>
            <w:r>
              <w:rPr>
                <w:sz w:val="21"/>
                <w:szCs w:val="21"/>
              </w:rPr>
              <w:t>1</w:t>
            </w:r>
            <w:r>
              <w:rPr>
                <w:sz w:val="21"/>
                <w:szCs w:val="21"/>
              </w:rPr>
              <w:t>）进入北极星高新产业技术预见平台软件系统；</w:t>
            </w:r>
          </w:p>
          <w:p w:rsidR="00AE7AB2" w:rsidRDefault="00E10BB2">
            <w:pPr>
              <w:spacing w:after="20" w:line="280" w:lineRule="auto"/>
              <w:jc w:val="left"/>
            </w:pPr>
            <w:r>
              <w:rPr>
                <w:sz w:val="21"/>
                <w:szCs w:val="21"/>
              </w:rPr>
              <w:t>（</w:t>
            </w:r>
            <w:r>
              <w:rPr>
                <w:sz w:val="21"/>
                <w:szCs w:val="21"/>
              </w:rPr>
              <w:t>2</w:t>
            </w:r>
            <w:r>
              <w:rPr>
                <w:sz w:val="21"/>
                <w:szCs w:val="21"/>
              </w:rPr>
              <w:t>）查看平台覆盖的先进制造领域及产业链清单，逐一统计领域数量与产业链数量；</w:t>
            </w:r>
          </w:p>
          <w:p w:rsidR="00AE7AB2" w:rsidRDefault="00E10BB2">
            <w:pPr>
              <w:spacing w:after="20" w:line="280" w:lineRule="auto"/>
              <w:jc w:val="left"/>
            </w:pPr>
            <w:r>
              <w:rPr>
                <w:sz w:val="21"/>
                <w:szCs w:val="21"/>
              </w:rPr>
              <w:t>（</w:t>
            </w:r>
            <w:r>
              <w:rPr>
                <w:sz w:val="21"/>
                <w:szCs w:val="21"/>
              </w:rPr>
              <w:t>3</w:t>
            </w:r>
            <w:r>
              <w:rPr>
                <w:sz w:val="21"/>
                <w:szCs w:val="21"/>
              </w:rPr>
              <w:t>）抽查产业链的技术跟踪分析监测功能（如产业链图谱、运行监测、技术态势等），验证监测能力的真实性与可用性；</w:t>
            </w:r>
          </w:p>
          <w:p w:rsidR="00AE7AB2" w:rsidRDefault="00E10BB2">
            <w:pPr>
              <w:spacing w:after="20" w:line="280" w:lineRule="auto"/>
              <w:jc w:val="left"/>
            </w:pPr>
            <w:r>
              <w:rPr>
                <w:sz w:val="21"/>
                <w:szCs w:val="21"/>
              </w:rPr>
              <w:t>若平台覆盖高端装备、航空航天等不少于</w:t>
            </w:r>
            <w:r>
              <w:rPr>
                <w:sz w:val="21"/>
                <w:szCs w:val="21"/>
              </w:rPr>
              <w:t>5</w:t>
            </w:r>
            <w:r>
              <w:rPr>
                <w:sz w:val="21"/>
                <w:szCs w:val="21"/>
              </w:rPr>
              <w:t>个先进制造领域、共计不少于</w:t>
            </w:r>
            <w:r>
              <w:rPr>
                <w:sz w:val="21"/>
                <w:szCs w:val="21"/>
              </w:rPr>
              <w:t>16</w:t>
            </w:r>
            <w:r>
              <w:rPr>
                <w:sz w:val="21"/>
                <w:szCs w:val="21"/>
              </w:rPr>
              <w:t>条产业链，且具备产业</w:t>
            </w:r>
            <w:proofErr w:type="gramStart"/>
            <w:r>
              <w:rPr>
                <w:sz w:val="21"/>
                <w:szCs w:val="21"/>
              </w:rPr>
              <w:t>链技术</w:t>
            </w:r>
            <w:proofErr w:type="gramEnd"/>
            <w:r>
              <w:rPr>
                <w:sz w:val="21"/>
                <w:szCs w:val="21"/>
              </w:rPr>
              <w:t>跟踪分析监测能力，则通过测试，反之不通过。</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测试方法</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黑盒测试，等价类划分法、错误猜测法。</w:t>
            </w:r>
          </w:p>
        </w:tc>
      </w:tr>
      <w:tr w:rsidR="00AE7AB2">
        <w:tc>
          <w:tcPr>
            <w:tcW w:w="175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测试项终止条件</w:t>
            </w:r>
          </w:p>
        </w:tc>
        <w:tc>
          <w:tcPr>
            <w:tcW w:w="7260" w:type="dxa"/>
            <w:gridSpan w:val="3"/>
            <w:tcMar>
              <w:top w:w="60" w:type="dxa"/>
              <w:left w:w="100" w:type="dxa"/>
              <w:bottom w:w="60" w:type="dxa"/>
              <w:right w:w="100" w:type="dxa"/>
            </w:tcMar>
            <w:vAlign w:val="center"/>
          </w:tcPr>
          <w:p w:rsidR="00AE7AB2" w:rsidRDefault="00E10BB2">
            <w:pPr>
              <w:spacing w:after="20" w:line="280" w:lineRule="auto"/>
              <w:jc w:val="left"/>
            </w:pPr>
            <w:r>
              <w:rPr>
                <w:sz w:val="21"/>
                <w:szCs w:val="21"/>
              </w:rPr>
              <w:t>正常完成测试项中所有内容，发现问题已归零或归零处理，测试</w:t>
            </w:r>
            <w:proofErr w:type="gramStart"/>
            <w:r>
              <w:rPr>
                <w:sz w:val="21"/>
                <w:szCs w:val="21"/>
              </w:rPr>
              <w:t>项正常</w:t>
            </w:r>
            <w:proofErr w:type="gramEnd"/>
            <w:r>
              <w:rPr>
                <w:sz w:val="21"/>
                <w:szCs w:val="21"/>
              </w:rPr>
              <w:t>终止；软件功能未实现或指标未达到要求，或出现其他导致该测试项无法继续执行的情况，测试项异常终止。</w:t>
            </w:r>
          </w:p>
        </w:tc>
      </w:tr>
    </w:tbl>
    <w:p w:rsidR="00AE7AB2" w:rsidRDefault="00E10BB2">
      <w:pPr>
        <w:pStyle w:val="2"/>
        <w:rPr>
          <w:rFonts w:asciiTheme="minorEastAsia" w:eastAsiaTheme="minorEastAsia" w:hAnsiTheme="minorEastAsia"/>
        </w:rPr>
      </w:pPr>
      <w:bookmarkStart w:id="1406" w:name="_Toc74585847"/>
      <w:r>
        <w:rPr>
          <w:rFonts w:asciiTheme="minorEastAsia" w:eastAsiaTheme="minorEastAsia" w:hAnsiTheme="minorEastAsia"/>
        </w:rPr>
        <w:t>4.7 软件问题类型及严重性等级</w:t>
      </w:r>
      <w:bookmarkEnd w:id="1406"/>
    </w:p>
    <w:p w:rsidR="00AE7AB2" w:rsidRDefault="00E10BB2">
      <w:pPr>
        <w:spacing w:after="60" w:line="320" w:lineRule="auto"/>
        <w:ind w:firstLine="480"/>
      </w:pPr>
      <w:r>
        <w:t>软件问题类型定义见表</w:t>
      </w:r>
      <w:r>
        <w:t>4-5</w:t>
      </w:r>
      <w:r>
        <w:t>，软件问题级别定义见表</w:t>
      </w:r>
      <w:r>
        <w:t>4-6</w:t>
      </w:r>
      <w:r>
        <w:t>。</w:t>
      </w:r>
    </w:p>
    <w:p w:rsidR="00AE7AB2" w:rsidRDefault="00E10BB2">
      <w:pPr>
        <w:spacing w:before="120" w:after="80" w:line="320" w:lineRule="auto"/>
        <w:jc w:val="center"/>
      </w:pPr>
      <w:r>
        <w:rPr>
          <w:b/>
          <w:bCs/>
          <w:sz w:val="21"/>
          <w:szCs w:val="21"/>
        </w:rPr>
        <w:t>表</w:t>
      </w:r>
      <w:r>
        <w:rPr>
          <w:b/>
          <w:bCs/>
          <w:sz w:val="21"/>
          <w:szCs w:val="21"/>
        </w:rPr>
        <w:t xml:space="preserve">4-5 </w:t>
      </w:r>
      <w:r>
        <w:rPr>
          <w:b/>
          <w:bCs/>
          <w:sz w:val="21"/>
          <w:szCs w:val="21"/>
        </w:rPr>
        <w:t>软件问题类型</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400"/>
        <w:gridCol w:w="58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1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问题类型</w:t>
            </w:r>
          </w:p>
        </w:tc>
        <w:tc>
          <w:tcPr>
            <w:tcW w:w="1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类型名称</w:t>
            </w:r>
          </w:p>
        </w:tc>
        <w:tc>
          <w:tcPr>
            <w:tcW w:w="58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问题类型定义</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WD</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文档问题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软件不按照文档运行，但程序运行是正确的，指文档编写过程中引入的错误。</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SJ</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设计问题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软件按照文档运行，但存在着设计缺陷，指软件设计过程中引入的错误。</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CX</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程序问题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软件不按照文档运行，但文档是正确的，</w:t>
            </w:r>
            <w:proofErr w:type="gramStart"/>
            <w:r>
              <w:rPr>
                <w:sz w:val="21"/>
                <w:szCs w:val="21"/>
              </w:rPr>
              <w:t>指程序</w:t>
            </w:r>
            <w:proofErr w:type="gramEnd"/>
            <w:r>
              <w:rPr>
                <w:sz w:val="21"/>
                <w:szCs w:val="21"/>
              </w:rPr>
              <w:t>编制过程中引入的错误。</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QT</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其它问题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其它无法确定类型的问题。</w:t>
            </w:r>
          </w:p>
        </w:tc>
      </w:tr>
    </w:tbl>
    <w:p w:rsidR="00AE7AB2" w:rsidRDefault="00E10BB2">
      <w:pPr>
        <w:spacing w:before="120" w:after="80" w:line="320" w:lineRule="auto"/>
        <w:jc w:val="center"/>
      </w:pPr>
      <w:r>
        <w:rPr>
          <w:b/>
          <w:bCs/>
          <w:sz w:val="21"/>
          <w:szCs w:val="21"/>
        </w:rPr>
        <w:t>表</w:t>
      </w:r>
      <w:r>
        <w:rPr>
          <w:b/>
          <w:bCs/>
          <w:sz w:val="21"/>
          <w:szCs w:val="21"/>
        </w:rPr>
        <w:t xml:space="preserve">4-6 </w:t>
      </w:r>
      <w:r>
        <w:rPr>
          <w:b/>
          <w:bCs/>
          <w:sz w:val="21"/>
          <w:szCs w:val="21"/>
        </w:rPr>
        <w:t>软件问题级别</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1400"/>
        <w:gridCol w:w="58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1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问题级别</w:t>
            </w:r>
          </w:p>
        </w:tc>
        <w:tc>
          <w:tcPr>
            <w:tcW w:w="1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级别名称</w:t>
            </w:r>
          </w:p>
        </w:tc>
        <w:tc>
          <w:tcPr>
            <w:tcW w:w="58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问题级别定义</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A</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致命问题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可导致被测系统崩溃、数据丢失、数据毁坏或停止提供服务等问题；或引起主要功能实现错误或缺失、核心考核指标无法验证等后果的问题。</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B</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严重问题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主要功能错误或遗漏，主流程</w:t>
            </w:r>
            <w:proofErr w:type="gramStart"/>
            <w:r>
              <w:rPr>
                <w:sz w:val="21"/>
                <w:szCs w:val="21"/>
              </w:rPr>
              <w:t>不</w:t>
            </w:r>
            <w:proofErr w:type="gramEnd"/>
            <w:r>
              <w:rPr>
                <w:sz w:val="21"/>
                <w:szCs w:val="21"/>
              </w:rPr>
              <w:t>可用，核心技术指标未达到任务</w:t>
            </w:r>
            <w:proofErr w:type="gramStart"/>
            <w:r>
              <w:rPr>
                <w:sz w:val="21"/>
                <w:szCs w:val="21"/>
              </w:rPr>
              <w:t>书中期</w:t>
            </w:r>
            <w:proofErr w:type="gramEnd"/>
            <w:r>
              <w:rPr>
                <w:sz w:val="21"/>
                <w:szCs w:val="21"/>
              </w:rPr>
              <w:t>要求等问题。</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C</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一般问题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非主要功能错误，被测系统的布局不合理及罕见的不影响主要业务操作等问题。</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11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D</w:t>
            </w:r>
          </w:p>
        </w:tc>
        <w:tc>
          <w:tcPr>
            <w:tcW w:w="14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轻微问题</w:t>
            </w:r>
          </w:p>
        </w:tc>
        <w:tc>
          <w:tcPr>
            <w:tcW w:w="5810" w:type="dxa"/>
            <w:tcMar>
              <w:top w:w="60" w:type="dxa"/>
              <w:left w:w="100" w:type="dxa"/>
              <w:bottom w:w="60" w:type="dxa"/>
              <w:right w:w="100" w:type="dxa"/>
            </w:tcMar>
            <w:vAlign w:val="center"/>
          </w:tcPr>
          <w:p w:rsidR="00AE7AB2" w:rsidRDefault="00E10BB2">
            <w:pPr>
              <w:spacing w:after="20" w:line="280" w:lineRule="auto"/>
            </w:pPr>
            <w:r>
              <w:rPr>
                <w:sz w:val="21"/>
                <w:szCs w:val="21"/>
              </w:rPr>
              <w:t>实际操作与使用说明不符、功能不方便使用、界面文字笔误等建议改进类问题。</w:t>
            </w:r>
          </w:p>
        </w:tc>
      </w:tr>
    </w:tbl>
    <w:p w:rsidR="00AE7AB2" w:rsidRDefault="00E10BB2">
      <w:pPr>
        <w:pStyle w:val="2"/>
        <w:rPr>
          <w:rFonts w:asciiTheme="minorEastAsia" w:eastAsiaTheme="minorEastAsia" w:hAnsiTheme="minorEastAsia"/>
        </w:rPr>
      </w:pPr>
      <w:bookmarkStart w:id="1407" w:name="_Toc1581364328"/>
      <w:r>
        <w:rPr>
          <w:rFonts w:asciiTheme="minorEastAsia" w:eastAsiaTheme="minorEastAsia" w:hAnsiTheme="minorEastAsia"/>
        </w:rPr>
        <w:t>4.8 测试环境</w:t>
      </w:r>
      <w:bookmarkEnd w:id="1407"/>
    </w:p>
    <w:p w:rsidR="00AE7AB2" w:rsidRDefault="00E10BB2">
      <w:pPr>
        <w:pStyle w:val="3"/>
        <w:rPr>
          <w:rFonts w:asciiTheme="minorEastAsia" w:eastAsiaTheme="minorEastAsia" w:hAnsiTheme="minorEastAsia"/>
        </w:rPr>
      </w:pPr>
      <w:bookmarkStart w:id="1408" w:name="_Toc732645424"/>
      <w:r>
        <w:rPr>
          <w:rFonts w:asciiTheme="minorEastAsia" w:eastAsiaTheme="minorEastAsia" w:hAnsiTheme="minorEastAsia"/>
        </w:rPr>
        <w:t>4.8.1 系统环境</w:t>
      </w:r>
      <w:bookmarkEnd w:id="1408"/>
    </w:p>
    <w:p w:rsidR="00AE7AB2" w:rsidRDefault="00E10BB2">
      <w:pPr>
        <w:spacing w:after="60" w:line="320" w:lineRule="auto"/>
        <w:ind w:firstLine="480"/>
      </w:pPr>
      <w:r>
        <w:t>此次软件测试由</w:t>
      </w:r>
      <w:r>
        <w:rPr>
          <w:rFonts w:hint="eastAsia"/>
        </w:rPr>
        <w:t>各软件</w:t>
      </w:r>
      <w:r>
        <w:t>研制方提供满足软件运行要求的测试环境，包括但不限于软件运行需要的服务器、测试机、网络环境、测试账号、测试数据等。具体的测试环境配置如表</w:t>
      </w:r>
      <w:r>
        <w:t>4-7</w:t>
      </w:r>
      <w:r>
        <w:t>所示。</w:t>
      </w:r>
    </w:p>
    <w:p w:rsidR="00AE7AB2" w:rsidRDefault="00E10BB2">
      <w:pPr>
        <w:spacing w:before="120" w:after="80" w:line="320" w:lineRule="auto"/>
        <w:jc w:val="center"/>
      </w:pPr>
      <w:r>
        <w:rPr>
          <w:b/>
          <w:bCs/>
          <w:sz w:val="21"/>
          <w:szCs w:val="21"/>
        </w:rPr>
        <w:t>表</w:t>
      </w:r>
      <w:r>
        <w:rPr>
          <w:b/>
          <w:bCs/>
          <w:sz w:val="21"/>
          <w:szCs w:val="21"/>
        </w:rPr>
        <w:t xml:space="preserve">4-7 </w:t>
      </w:r>
      <w:r>
        <w:rPr>
          <w:b/>
          <w:bCs/>
          <w:sz w:val="21"/>
          <w:szCs w:val="21"/>
        </w:rPr>
        <w:t>测试环境配置</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000"/>
        <w:gridCol w:w="3010"/>
      </w:tblGrid>
      <w:tr w:rsidR="00AE7AB2">
        <w:trPr>
          <w:tblHeader/>
        </w:trPr>
        <w:tc>
          <w:tcPr>
            <w:tcW w:w="15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测试对象</w:t>
            </w:r>
          </w:p>
        </w:tc>
        <w:tc>
          <w:tcPr>
            <w:tcW w:w="15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设备名称</w:t>
            </w:r>
          </w:p>
        </w:tc>
        <w:tc>
          <w:tcPr>
            <w:tcW w:w="30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硬件配置</w:t>
            </w:r>
          </w:p>
        </w:tc>
        <w:tc>
          <w:tcPr>
            <w:tcW w:w="30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软件配置</w:t>
            </w:r>
          </w:p>
        </w:tc>
      </w:tr>
      <w:tr w:rsidR="00AE7AB2">
        <w:tc>
          <w:tcPr>
            <w:tcW w:w="15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产业大数据采集融通与图谱构建系统</w:t>
            </w: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01</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Intel(R) Xeon(R) Gold 6330 CPU @ 2.00GHz</w:t>
            </w:r>
            <w:r>
              <w:rPr>
                <w:sz w:val="21"/>
                <w:szCs w:val="21"/>
              </w:rPr>
              <w:t>；</w:t>
            </w:r>
          </w:p>
          <w:p w:rsidR="00AE7AB2" w:rsidRDefault="00E10BB2">
            <w:pPr>
              <w:spacing w:after="20" w:line="280" w:lineRule="auto"/>
              <w:jc w:val="left"/>
              <w:rPr>
                <w:sz w:val="21"/>
                <w:szCs w:val="21"/>
              </w:rPr>
            </w:pPr>
            <w:r>
              <w:rPr>
                <w:sz w:val="21"/>
                <w:szCs w:val="21"/>
              </w:rPr>
              <w:t>GPU</w:t>
            </w:r>
            <w:r>
              <w:rPr>
                <w:sz w:val="21"/>
                <w:szCs w:val="21"/>
              </w:rPr>
              <w:t>：</w:t>
            </w:r>
            <w:r>
              <w:rPr>
                <w:sz w:val="21"/>
                <w:szCs w:val="21"/>
              </w:rPr>
              <w:t>2*4090</w:t>
            </w:r>
            <w:r>
              <w:rPr>
                <w:sz w:val="21"/>
                <w:szCs w:val="21"/>
              </w:rPr>
              <w:t>显卡；</w:t>
            </w:r>
          </w:p>
          <w:p w:rsidR="00AE7AB2" w:rsidRDefault="00E10BB2">
            <w:pPr>
              <w:spacing w:after="20" w:line="280" w:lineRule="auto"/>
              <w:jc w:val="left"/>
              <w:rPr>
                <w:sz w:val="21"/>
                <w:szCs w:val="21"/>
              </w:rPr>
            </w:pPr>
            <w:r>
              <w:rPr>
                <w:sz w:val="21"/>
                <w:szCs w:val="21"/>
              </w:rPr>
              <w:t>内存：</w:t>
            </w:r>
            <w:r>
              <w:rPr>
                <w:sz w:val="21"/>
                <w:szCs w:val="21"/>
              </w:rPr>
              <w:t>256G</w:t>
            </w:r>
            <w:r>
              <w:rPr>
                <w:sz w:val="21"/>
                <w:szCs w:val="21"/>
              </w:rPr>
              <w:t>；</w:t>
            </w:r>
          </w:p>
          <w:p w:rsidR="00AE7AB2" w:rsidRDefault="00E10BB2">
            <w:pPr>
              <w:spacing w:after="20" w:line="280" w:lineRule="auto"/>
              <w:jc w:val="left"/>
            </w:pPr>
            <w:r>
              <w:rPr>
                <w:sz w:val="21"/>
                <w:szCs w:val="21"/>
              </w:rPr>
              <w:t>存储空间：</w:t>
            </w:r>
            <w:r>
              <w:rPr>
                <w:sz w:val="21"/>
                <w:szCs w:val="21"/>
              </w:rPr>
              <w:t>128TB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Ubuntu 24.04.1</w:t>
            </w:r>
            <w:r>
              <w:rPr>
                <w:sz w:val="21"/>
                <w:szCs w:val="21"/>
              </w:rPr>
              <w:t>；</w:t>
            </w:r>
          </w:p>
          <w:p w:rsidR="00AE7AB2" w:rsidRDefault="00E10BB2">
            <w:pPr>
              <w:spacing w:after="20" w:line="280" w:lineRule="auto"/>
              <w:jc w:val="left"/>
              <w:rPr>
                <w:sz w:val="21"/>
                <w:szCs w:val="21"/>
              </w:rPr>
            </w:pPr>
            <w:r>
              <w:rPr>
                <w:sz w:val="21"/>
                <w:szCs w:val="21"/>
              </w:rPr>
              <w:t>数据库：</w:t>
            </w:r>
            <w:r>
              <w:rPr>
                <w:sz w:val="21"/>
                <w:szCs w:val="21"/>
              </w:rPr>
              <w:t>MySQL 8.0.31</w:t>
            </w:r>
            <w:r>
              <w:rPr>
                <w:sz w:val="21"/>
                <w:szCs w:val="21"/>
              </w:rPr>
              <w:t>、</w:t>
            </w:r>
            <w:r>
              <w:rPr>
                <w:sz w:val="21"/>
                <w:szCs w:val="21"/>
              </w:rPr>
              <w:t>PostgreSQL 16.11</w:t>
            </w:r>
            <w:r>
              <w:rPr>
                <w:sz w:val="21"/>
                <w:szCs w:val="21"/>
              </w:rPr>
              <w:t>；</w:t>
            </w:r>
          </w:p>
          <w:p w:rsidR="00AE7AB2" w:rsidRDefault="00E10BB2">
            <w:pPr>
              <w:spacing w:after="20" w:line="280" w:lineRule="auto"/>
              <w:jc w:val="left"/>
            </w:pPr>
            <w:r>
              <w:rPr>
                <w:sz w:val="21"/>
                <w:szCs w:val="21"/>
              </w:rPr>
              <w:t>Python</w:t>
            </w:r>
            <w:r>
              <w:rPr>
                <w:sz w:val="21"/>
                <w:szCs w:val="21"/>
              </w:rPr>
              <w:t>：</w:t>
            </w:r>
            <w:r>
              <w:rPr>
                <w:sz w:val="21"/>
                <w:szCs w:val="21"/>
              </w:rPr>
              <w:t>3.12.7</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02</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Intel(R) Xeon(R) Gold 5218R CPU @ 2.10GHz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128G</w:t>
            </w:r>
            <w:r>
              <w:rPr>
                <w:sz w:val="21"/>
                <w:szCs w:val="21"/>
              </w:rPr>
              <w:t>；</w:t>
            </w:r>
          </w:p>
          <w:p w:rsidR="00AE7AB2" w:rsidRDefault="00E10BB2">
            <w:pPr>
              <w:spacing w:after="20" w:line="280" w:lineRule="auto"/>
              <w:jc w:val="left"/>
            </w:pPr>
            <w:r>
              <w:rPr>
                <w:sz w:val="21"/>
                <w:szCs w:val="21"/>
              </w:rPr>
              <w:t>存储空间：</w:t>
            </w:r>
            <w:r>
              <w:rPr>
                <w:sz w:val="21"/>
                <w:szCs w:val="21"/>
              </w:rPr>
              <w:t>2T</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Ubuntu 18.04.1</w:t>
            </w:r>
            <w:r>
              <w:rPr>
                <w:sz w:val="21"/>
                <w:szCs w:val="21"/>
              </w:rPr>
              <w:t>；</w:t>
            </w:r>
          </w:p>
          <w:p w:rsidR="00AE7AB2" w:rsidRDefault="00E10BB2">
            <w:pPr>
              <w:spacing w:after="20" w:line="280" w:lineRule="auto"/>
              <w:jc w:val="left"/>
            </w:pPr>
            <w:r>
              <w:rPr>
                <w:sz w:val="21"/>
                <w:szCs w:val="21"/>
              </w:rPr>
              <w:t>JDK</w:t>
            </w:r>
            <w:r>
              <w:rPr>
                <w:sz w:val="21"/>
                <w:szCs w:val="21"/>
              </w:rPr>
              <w:t>：</w:t>
            </w:r>
            <w:r>
              <w:rPr>
                <w:sz w:val="21"/>
                <w:szCs w:val="21"/>
              </w:rPr>
              <w:t>1.8.0_321</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测试机</w:t>
            </w:r>
            <w:r>
              <w:rPr>
                <w:sz w:val="21"/>
                <w:szCs w:val="21"/>
              </w:rPr>
              <w:t>01</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AMD Ryzen 5 4600H</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16GB</w:t>
            </w:r>
            <w:r>
              <w:rPr>
                <w:sz w:val="21"/>
                <w:szCs w:val="21"/>
              </w:rPr>
              <w:t>；</w:t>
            </w:r>
          </w:p>
          <w:p w:rsidR="00AE7AB2" w:rsidRDefault="00E10BB2">
            <w:pPr>
              <w:spacing w:after="20" w:line="280" w:lineRule="auto"/>
              <w:jc w:val="left"/>
              <w:rPr>
                <w:sz w:val="21"/>
                <w:szCs w:val="21"/>
              </w:rPr>
            </w:pPr>
            <w:r>
              <w:rPr>
                <w:sz w:val="21"/>
                <w:szCs w:val="21"/>
              </w:rPr>
              <w:t>硬盘：</w:t>
            </w:r>
            <w:r>
              <w:rPr>
                <w:sz w:val="21"/>
                <w:szCs w:val="21"/>
              </w:rPr>
              <w:t>512GB</w:t>
            </w:r>
            <w:r>
              <w:rPr>
                <w:sz w:val="21"/>
                <w:szCs w:val="21"/>
              </w:rPr>
              <w:t>；</w:t>
            </w:r>
          </w:p>
          <w:p w:rsidR="00AE7AB2" w:rsidRDefault="00E10BB2">
            <w:pPr>
              <w:spacing w:after="20" w:line="280" w:lineRule="auto"/>
              <w:jc w:val="left"/>
            </w:pPr>
            <w:r>
              <w:rPr>
                <w:sz w:val="21"/>
                <w:szCs w:val="21"/>
              </w:rPr>
              <w:t>分辨率：</w:t>
            </w:r>
            <w:r>
              <w:rPr>
                <w:sz w:val="21"/>
                <w:szCs w:val="21"/>
              </w:rPr>
              <w:t>2160*1440</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Windows 11</w:t>
            </w:r>
            <w:r>
              <w:rPr>
                <w:sz w:val="21"/>
                <w:szCs w:val="21"/>
              </w:rPr>
              <w:t>；</w:t>
            </w:r>
          </w:p>
          <w:p w:rsidR="00AE7AB2" w:rsidRDefault="00E10BB2">
            <w:pPr>
              <w:spacing w:after="20" w:line="280" w:lineRule="auto"/>
              <w:jc w:val="left"/>
            </w:pPr>
            <w:r>
              <w:rPr>
                <w:sz w:val="21"/>
                <w:szCs w:val="21"/>
              </w:rPr>
              <w:t>浏览器：</w:t>
            </w:r>
            <w:r>
              <w:rPr>
                <w:sz w:val="21"/>
                <w:szCs w:val="21"/>
              </w:rPr>
              <w:t>Google Chrome 122.0</w:t>
            </w:r>
          </w:p>
        </w:tc>
      </w:tr>
      <w:tr w:rsidR="00AE7AB2">
        <w:tc>
          <w:tcPr>
            <w:tcW w:w="15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通专协同的产业领域大模型框架</w:t>
            </w: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03</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4 vCPU</w:t>
            </w:r>
            <w:r>
              <w:rPr>
                <w:sz w:val="21"/>
                <w:szCs w:val="21"/>
              </w:rPr>
              <w:t>，</w:t>
            </w:r>
            <w:r>
              <w:rPr>
                <w:sz w:val="21"/>
                <w:szCs w:val="21"/>
              </w:rPr>
              <w:t>Intel Xeon Platinum 8369B @ 2.70GHz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15GB</w:t>
            </w:r>
            <w:r>
              <w:rPr>
                <w:sz w:val="21"/>
                <w:szCs w:val="21"/>
              </w:rPr>
              <w:t>；</w:t>
            </w:r>
          </w:p>
          <w:p w:rsidR="00AE7AB2" w:rsidRDefault="00E10BB2">
            <w:pPr>
              <w:spacing w:after="20" w:line="280" w:lineRule="auto"/>
              <w:jc w:val="left"/>
            </w:pPr>
            <w:r>
              <w:rPr>
                <w:sz w:val="21"/>
                <w:szCs w:val="21"/>
              </w:rPr>
              <w:t>存储空间：系统盘</w:t>
            </w:r>
            <w:r>
              <w:rPr>
                <w:sz w:val="21"/>
                <w:szCs w:val="21"/>
              </w:rPr>
              <w:t>200GB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CentOS Linux 7 Core</w:t>
            </w:r>
            <w:r>
              <w:rPr>
                <w:sz w:val="21"/>
                <w:szCs w:val="21"/>
              </w:rPr>
              <w:t>；</w:t>
            </w:r>
          </w:p>
          <w:p w:rsidR="00AE7AB2" w:rsidRDefault="00E10BB2">
            <w:pPr>
              <w:spacing w:after="20" w:line="280" w:lineRule="auto"/>
              <w:jc w:val="left"/>
              <w:rPr>
                <w:sz w:val="21"/>
                <w:szCs w:val="21"/>
              </w:rPr>
            </w:pPr>
            <w:r>
              <w:rPr>
                <w:sz w:val="21"/>
                <w:szCs w:val="21"/>
              </w:rPr>
              <w:t>数据库：</w:t>
            </w:r>
            <w:r>
              <w:rPr>
                <w:sz w:val="21"/>
                <w:szCs w:val="21"/>
              </w:rPr>
              <w:t>PostgreSQL 16.14</w:t>
            </w:r>
            <w:r>
              <w:rPr>
                <w:sz w:val="21"/>
                <w:szCs w:val="21"/>
              </w:rPr>
              <w:t>；</w:t>
            </w:r>
            <w:r>
              <w:rPr>
                <w:sz w:val="21"/>
                <w:szCs w:val="21"/>
              </w:rPr>
              <w:t>Python</w:t>
            </w:r>
            <w:r>
              <w:rPr>
                <w:sz w:val="21"/>
                <w:szCs w:val="21"/>
              </w:rPr>
              <w:t>：</w:t>
            </w:r>
            <w:r>
              <w:rPr>
                <w:sz w:val="21"/>
                <w:szCs w:val="21"/>
              </w:rPr>
              <w:t>3.13.12</w:t>
            </w:r>
            <w:r>
              <w:rPr>
                <w:sz w:val="21"/>
                <w:szCs w:val="21"/>
              </w:rPr>
              <w:t>；</w:t>
            </w:r>
          </w:p>
          <w:p w:rsidR="00AE7AB2" w:rsidRDefault="00E10BB2">
            <w:pPr>
              <w:spacing w:after="20" w:line="280" w:lineRule="auto"/>
              <w:jc w:val="left"/>
              <w:rPr>
                <w:sz w:val="21"/>
                <w:szCs w:val="21"/>
              </w:rPr>
            </w:pPr>
            <w:r>
              <w:rPr>
                <w:sz w:val="21"/>
                <w:szCs w:val="21"/>
              </w:rPr>
              <w:t>Web</w:t>
            </w:r>
            <w:r>
              <w:rPr>
                <w:sz w:val="21"/>
                <w:szCs w:val="21"/>
              </w:rPr>
              <w:t>服务：</w:t>
            </w:r>
            <w:r>
              <w:rPr>
                <w:sz w:val="21"/>
                <w:szCs w:val="21"/>
              </w:rPr>
              <w:t>Nginx 1.27.5</w:t>
            </w:r>
            <w:r>
              <w:rPr>
                <w:sz w:val="21"/>
                <w:szCs w:val="21"/>
              </w:rPr>
              <w:t>；</w:t>
            </w:r>
          </w:p>
          <w:p w:rsidR="00AE7AB2" w:rsidRDefault="00E10BB2">
            <w:pPr>
              <w:spacing w:after="20" w:line="280" w:lineRule="auto"/>
              <w:jc w:val="left"/>
            </w:pPr>
            <w:r>
              <w:rPr>
                <w:sz w:val="21"/>
                <w:szCs w:val="21"/>
              </w:rPr>
              <w:t>容器环境：</w:t>
            </w:r>
            <w:r>
              <w:rPr>
                <w:sz w:val="21"/>
                <w:szCs w:val="21"/>
              </w:rPr>
              <w:t>Docker 26.1.4</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测试机</w:t>
            </w:r>
            <w:r>
              <w:rPr>
                <w:sz w:val="21"/>
                <w:szCs w:val="21"/>
              </w:rPr>
              <w:t>02</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11th Gen Intel(R) Core(TM) i7-1165G7 @ 2.80GHz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16GB</w:t>
            </w:r>
            <w:r>
              <w:rPr>
                <w:sz w:val="21"/>
                <w:szCs w:val="21"/>
              </w:rPr>
              <w:t>；</w:t>
            </w:r>
          </w:p>
          <w:p w:rsidR="00AE7AB2" w:rsidRDefault="00E10BB2">
            <w:pPr>
              <w:spacing w:after="20" w:line="280" w:lineRule="auto"/>
              <w:jc w:val="left"/>
              <w:rPr>
                <w:sz w:val="21"/>
                <w:szCs w:val="21"/>
              </w:rPr>
            </w:pPr>
            <w:r>
              <w:rPr>
                <w:sz w:val="21"/>
                <w:szCs w:val="21"/>
              </w:rPr>
              <w:t>硬盘：</w:t>
            </w:r>
            <w:r>
              <w:rPr>
                <w:sz w:val="21"/>
                <w:szCs w:val="21"/>
              </w:rPr>
              <w:t>500GB</w:t>
            </w:r>
            <w:r>
              <w:rPr>
                <w:sz w:val="21"/>
                <w:szCs w:val="21"/>
              </w:rPr>
              <w:t>；</w:t>
            </w:r>
          </w:p>
          <w:p w:rsidR="00AE7AB2" w:rsidRDefault="00E10BB2">
            <w:pPr>
              <w:spacing w:after="20" w:line="280" w:lineRule="auto"/>
              <w:jc w:val="left"/>
            </w:pPr>
            <w:r>
              <w:rPr>
                <w:sz w:val="21"/>
                <w:szCs w:val="21"/>
              </w:rPr>
              <w:t>分辨率：</w:t>
            </w:r>
            <w:r>
              <w:rPr>
                <w:sz w:val="21"/>
                <w:szCs w:val="21"/>
              </w:rPr>
              <w:t>1920*1080</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Windows 11</w:t>
            </w:r>
            <w:r>
              <w:rPr>
                <w:sz w:val="21"/>
                <w:szCs w:val="21"/>
              </w:rPr>
              <w:t>；</w:t>
            </w:r>
          </w:p>
          <w:p w:rsidR="00AE7AB2" w:rsidRDefault="00E10BB2">
            <w:pPr>
              <w:spacing w:after="20" w:line="280" w:lineRule="auto"/>
              <w:jc w:val="left"/>
            </w:pPr>
            <w:r>
              <w:rPr>
                <w:sz w:val="21"/>
                <w:szCs w:val="21"/>
              </w:rPr>
              <w:t>浏览器：</w:t>
            </w:r>
            <w:r>
              <w:rPr>
                <w:sz w:val="21"/>
                <w:szCs w:val="21"/>
              </w:rPr>
              <w:t>Google Chrome 149.0</w:t>
            </w:r>
          </w:p>
        </w:tc>
      </w:tr>
      <w:tr w:rsidR="00AE7AB2">
        <w:tc>
          <w:tcPr>
            <w:tcW w:w="15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产业技术识别模型及工具集</w:t>
            </w: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04</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 Xeon E5-2620 v4*2</w:t>
            </w:r>
            <w:r>
              <w:rPr>
                <w:sz w:val="21"/>
                <w:szCs w:val="21"/>
              </w:rPr>
              <w:t>；</w:t>
            </w:r>
          </w:p>
          <w:p w:rsidR="00AE7AB2" w:rsidRDefault="00E10BB2">
            <w:pPr>
              <w:spacing w:after="20" w:line="280" w:lineRule="auto"/>
              <w:jc w:val="left"/>
              <w:rPr>
                <w:sz w:val="21"/>
                <w:szCs w:val="21"/>
              </w:rPr>
            </w:pPr>
            <w:r>
              <w:rPr>
                <w:sz w:val="21"/>
                <w:szCs w:val="21"/>
              </w:rPr>
              <w:t>GPU</w:t>
            </w:r>
            <w:r>
              <w:rPr>
                <w:sz w:val="21"/>
                <w:szCs w:val="21"/>
              </w:rPr>
              <w:t>：</w:t>
            </w:r>
            <w:r>
              <w:rPr>
                <w:sz w:val="21"/>
                <w:szCs w:val="21"/>
              </w:rPr>
              <w:t>NVIDIA Tesla P40*2</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Samsung DDR4 ECC 16G*4</w:t>
            </w:r>
            <w:r>
              <w:rPr>
                <w:sz w:val="21"/>
                <w:szCs w:val="21"/>
              </w:rPr>
              <w:t>；</w:t>
            </w:r>
          </w:p>
          <w:p w:rsidR="00AE7AB2" w:rsidRDefault="00E10BB2">
            <w:pPr>
              <w:spacing w:after="20" w:line="280" w:lineRule="auto"/>
              <w:jc w:val="left"/>
            </w:pPr>
            <w:r>
              <w:rPr>
                <w:sz w:val="21"/>
                <w:szCs w:val="21"/>
              </w:rPr>
              <w:t>存储：</w:t>
            </w:r>
            <w:r>
              <w:rPr>
                <w:sz w:val="21"/>
                <w:szCs w:val="21"/>
              </w:rPr>
              <w:t>RAID5 4TB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Rocky Linux release 9.4</w:t>
            </w:r>
            <w:r>
              <w:rPr>
                <w:sz w:val="21"/>
                <w:szCs w:val="21"/>
              </w:rPr>
              <w:t>；</w:t>
            </w:r>
          </w:p>
          <w:p w:rsidR="00AE7AB2" w:rsidRDefault="00E10BB2">
            <w:pPr>
              <w:spacing w:after="20" w:line="280" w:lineRule="auto"/>
              <w:jc w:val="left"/>
              <w:rPr>
                <w:sz w:val="21"/>
                <w:szCs w:val="21"/>
              </w:rPr>
            </w:pPr>
            <w:r>
              <w:rPr>
                <w:sz w:val="21"/>
                <w:szCs w:val="21"/>
              </w:rPr>
              <w:t>JDK</w:t>
            </w:r>
            <w:r>
              <w:rPr>
                <w:sz w:val="21"/>
                <w:szCs w:val="21"/>
              </w:rPr>
              <w:t>：</w:t>
            </w:r>
            <w:r>
              <w:rPr>
                <w:sz w:val="21"/>
                <w:szCs w:val="21"/>
              </w:rPr>
              <w:t>17.0.18</w:t>
            </w:r>
            <w:r>
              <w:rPr>
                <w:sz w:val="21"/>
                <w:szCs w:val="21"/>
              </w:rPr>
              <w:t>；</w:t>
            </w:r>
          </w:p>
          <w:p w:rsidR="00AE7AB2" w:rsidRDefault="00E10BB2">
            <w:pPr>
              <w:spacing w:after="20" w:line="280" w:lineRule="auto"/>
              <w:jc w:val="left"/>
              <w:rPr>
                <w:sz w:val="21"/>
                <w:szCs w:val="21"/>
              </w:rPr>
            </w:pPr>
            <w:r>
              <w:rPr>
                <w:sz w:val="21"/>
                <w:szCs w:val="21"/>
              </w:rPr>
              <w:t>Python</w:t>
            </w:r>
            <w:r>
              <w:rPr>
                <w:sz w:val="21"/>
                <w:szCs w:val="21"/>
              </w:rPr>
              <w:t>：</w:t>
            </w:r>
            <w:r>
              <w:rPr>
                <w:sz w:val="21"/>
                <w:szCs w:val="21"/>
              </w:rPr>
              <w:t>3.12.3</w:t>
            </w:r>
            <w:r>
              <w:rPr>
                <w:sz w:val="21"/>
                <w:szCs w:val="21"/>
              </w:rPr>
              <w:t>；</w:t>
            </w:r>
          </w:p>
          <w:p w:rsidR="00AE7AB2" w:rsidRDefault="00E10BB2">
            <w:pPr>
              <w:spacing w:after="20" w:line="280" w:lineRule="auto"/>
              <w:jc w:val="left"/>
            </w:pPr>
            <w:r>
              <w:rPr>
                <w:sz w:val="21"/>
                <w:szCs w:val="21"/>
              </w:rPr>
              <w:t>Docker</w:t>
            </w:r>
            <w:r>
              <w:rPr>
                <w:sz w:val="21"/>
                <w:szCs w:val="21"/>
              </w:rPr>
              <w:t>：</w:t>
            </w:r>
            <w:r>
              <w:rPr>
                <w:sz w:val="21"/>
                <w:szCs w:val="21"/>
              </w:rPr>
              <w:t>27.0.3</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05</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 Xeon E5-2620 v4*2</w:t>
            </w:r>
            <w:r>
              <w:rPr>
                <w:sz w:val="21"/>
                <w:szCs w:val="21"/>
              </w:rPr>
              <w:t>；</w:t>
            </w:r>
          </w:p>
          <w:p w:rsidR="00AE7AB2" w:rsidRDefault="00E10BB2">
            <w:pPr>
              <w:spacing w:after="20" w:line="280" w:lineRule="auto"/>
              <w:jc w:val="left"/>
              <w:rPr>
                <w:sz w:val="21"/>
                <w:szCs w:val="21"/>
              </w:rPr>
            </w:pPr>
            <w:r>
              <w:rPr>
                <w:sz w:val="21"/>
                <w:szCs w:val="21"/>
              </w:rPr>
              <w:t>GPU</w:t>
            </w:r>
            <w:r>
              <w:rPr>
                <w:sz w:val="21"/>
                <w:szCs w:val="21"/>
              </w:rPr>
              <w:t>：</w:t>
            </w:r>
            <w:r>
              <w:rPr>
                <w:sz w:val="21"/>
                <w:szCs w:val="21"/>
              </w:rPr>
              <w:t>NVIDIA Tesla P40*2</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Samsung DDR4 ECC 16G*4</w:t>
            </w:r>
            <w:r>
              <w:rPr>
                <w:sz w:val="21"/>
                <w:szCs w:val="21"/>
              </w:rPr>
              <w:t>；</w:t>
            </w:r>
          </w:p>
          <w:p w:rsidR="00AE7AB2" w:rsidRDefault="00E10BB2">
            <w:pPr>
              <w:spacing w:after="20" w:line="280" w:lineRule="auto"/>
              <w:jc w:val="left"/>
            </w:pPr>
            <w:r>
              <w:rPr>
                <w:sz w:val="21"/>
                <w:szCs w:val="21"/>
              </w:rPr>
              <w:t>存储：</w:t>
            </w:r>
            <w:r>
              <w:rPr>
                <w:sz w:val="21"/>
                <w:szCs w:val="21"/>
              </w:rPr>
              <w:t>RAID5 4TB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Rocky Linux release 9.4</w:t>
            </w:r>
            <w:r>
              <w:rPr>
                <w:sz w:val="21"/>
                <w:szCs w:val="21"/>
              </w:rPr>
              <w:t>；</w:t>
            </w:r>
          </w:p>
          <w:p w:rsidR="00AE7AB2" w:rsidRDefault="00E10BB2">
            <w:pPr>
              <w:spacing w:after="20" w:line="280" w:lineRule="auto"/>
              <w:jc w:val="left"/>
              <w:rPr>
                <w:sz w:val="21"/>
                <w:szCs w:val="21"/>
              </w:rPr>
            </w:pPr>
            <w:r>
              <w:rPr>
                <w:sz w:val="21"/>
                <w:szCs w:val="21"/>
              </w:rPr>
              <w:t>JDK</w:t>
            </w:r>
            <w:r>
              <w:rPr>
                <w:sz w:val="21"/>
                <w:szCs w:val="21"/>
              </w:rPr>
              <w:t>：</w:t>
            </w:r>
            <w:r>
              <w:rPr>
                <w:sz w:val="21"/>
                <w:szCs w:val="21"/>
              </w:rPr>
              <w:t>17.0.18</w:t>
            </w:r>
            <w:r>
              <w:rPr>
                <w:sz w:val="21"/>
                <w:szCs w:val="21"/>
              </w:rPr>
              <w:t>；</w:t>
            </w:r>
          </w:p>
          <w:p w:rsidR="00AE7AB2" w:rsidRDefault="00E10BB2">
            <w:pPr>
              <w:spacing w:after="20" w:line="280" w:lineRule="auto"/>
              <w:jc w:val="left"/>
              <w:rPr>
                <w:sz w:val="21"/>
                <w:szCs w:val="21"/>
              </w:rPr>
            </w:pPr>
            <w:r>
              <w:rPr>
                <w:sz w:val="21"/>
                <w:szCs w:val="21"/>
              </w:rPr>
              <w:t>Python</w:t>
            </w:r>
            <w:r>
              <w:rPr>
                <w:sz w:val="21"/>
                <w:szCs w:val="21"/>
              </w:rPr>
              <w:t>：</w:t>
            </w:r>
            <w:r>
              <w:rPr>
                <w:sz w:val="21"/>
                <w:szCs w:val="21"/>
              </w:rPr>
              <w:t>3.12.3</w:t>
            </w:r>
            <w:r>
              <w:rPr>
                <w:sz w:val="21"/>
                <w:szCs w:val="21"/>
              </w:rPr>
              <w:t>；</w:t>
            </w:r>
          </w:p>
          <w:p w:rsidR="00AE7AB2" w:rsidRDefault="00E10BB2">
            <w:pPr>
              <w:spacing w:after="20" w:line="280" w:lineRule="auto"/>
              <w:jc w:val="left"/>
            </w:pPr>
            <w:r>
              <w:rPr>
                <w:sz w:val="21"/>
                <w:szCs w:val="21"/>
              </w:rPr>
              <w:t>Docker</w:t>
            </w:r>
            <w:r>
              <w:rPr>
                <w:sz w:val="21"/>
                <w:szCs w:val="21"/>
              </w:rPr>
              <w:t>：</w:t>
            </w:r>
            <w:r>
              <w:rPr>
                <w:sz w:val="21"/>
                <w:szCs w:val="21"/>
              </w:rPr>
              <w:t>27.0.3</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06</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Intel Xeon E5-2620 v4*2</w:t>
            </w:r>
            <w:r>
              <w:rPr>
                <w:sz w:val="21"/>
                <w:szCs w:val="21"/>
              </w:rPr>
              <w:t>；</w:t>
            </w:r>
          </w:p>
          <w:p w:rsidR="00AE7AB2" w:rsidRDefault="00E10BB2">
            <w:pPr>
              <w:spacing w:after="20" w:line="280" w:lineRule="auto"/>
              <w:jc w:val="left"/>
              <w:rPr>
                <w:sz w:val="21"/>
                <w:szCs w:val="21"/>
              </w:rPr>
            </w:pPr>
            <w:r>
              <w:rPr>
                <w:sz w:val="21"/>
                <w:szCs w:val="21"/>
              </w:rPr>
              <w:t>GPU</w:t>
            </w:r>
            <w:r>
              <w:rPr>
                <w:sz w:val="21"/>
                <w:szCs w:val="21"/>
              </w:rPr>
              <w:t>：</w:t>
            </w:r>
            <w:r>
              <w:rPr>
                <w:sz w:val="21"/>
                <w:szCs w:val="21"/>
              </w:rPr>
              <w:t>NVIDIA Tesla P40*2</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Samsung DDR4 ECC 16G*4</w:t>
            </w:r>
            <w:r>
              <w:rPr>
                <w:sz w:val="21"/>
                <w:szCs w:val="21"/>
              </w:rPr>
              <w:t>；</w:t>
            </w:r>
          </w:p>
          <w:p w:rsidR="00AE7AB2" w:rsidRDefault="00E10BB2">
            <w:pPr>
              <w:spacing w:after="20" w:line="280" w:lineRule="auto"/>
              <w:jc w:val="left"/>
            </w:pPr>
            <w:r>
              <w:rPr>
                <w:sz w:val="21"/>
                <w:szCs w:val="21"/>
              </w:rPr>
              <w:t>存储：</w:t>
            </w:r>
            <w:r>
              <w:rPr>
                <w:sz w:val="21"/>
                <w:szCs w:val="21"/>
              </w:rPr>
              <w:t>RAID5 4TB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Rocky Linux release 9.4</w:t>
            </w:r>
            <w:r>
              <w:rPr>
                <w:sz w:val="21"/>
                <w:szCs w:val="21"/>
              </w:rPr>
              <w:t>；</w:t>
            </w:r>
          </w:p>
          <w:p w:rsidR="00AE7AB2" w:rsidRDefault="00E10BB2">
            <w:pPr>
              <w:spacing w:after="20" w:line="280" w:lineRule="auto"/>
              <w:jc w:val="left"/>
              <w:rPr>
                <w:sz w:val="21"/>
                <w:szCs w:val="21"/>
              </w:rPr>
            </w:pPr>
            <w:r>
              <w:rPr>
                <w:sz w:val="21"/>
                <w:szCs w:val="21"/>
              </w:rPr>
              <w:t>JDK</w:t>
            </w:r>
            <w:r>
              <w:rPr>
                <w:sz w:val="21"/>
                <w:szCs w:val="21"/>
              </w:rPr>
              <w:t>：</w:t>
            </w:r>
            <w:r>
              <w:rPr>
                <w:sz w:val="21"/>
                <w:szCs w:val="21"/>
              </w:rPr>
              <w:t>17.0.18</w:t>
            </w:r>
            <w:r>
              <w:rPr>
                <w:sz w:val="21"/>
                <w:szCs w:val="21"/>
              </w:rPr>
              <w:t>；</w:t>
            </w:r>
          </w:p>
          <w:p w:rsidR="00AE7AB2" w:rsidRDefault="00E10BB2">
            <w:pPr>
              <w:spacing w:after="20" w:line="280" w:lineRule="auto"/>
              <w:jc w:val="left"/>
              <w:rPr>
                <w:sz w:val="21"/>
                <w:szCs w:val="21"/>
              </w:rPr>
            </w:pPr>
            <w:r>
              <w:rPr>
                <w:sz w:val="21"/>
                <w:szCs w:val="21"/>
              </w:rPr>
              <w:t>Python</w:t>
            </w:r>
            <w:r>
              <w:rPr>
                <w:sz w:val="21"/>
                <w:szCs w:val="21"/>
              </w:rPr>
              <w:t>：</w:t>
            </w:r>
            <w:r>
              <w:rPr>
                <w:sz w:val="21"/>
                <w:szCs w:val="21"/>
              </w:rPr>
              <w:t>3.12.3</w:t>
            </w:r>
            <w:r>
              <w:rPr>
                <w:sz w:val="21"/>
                <w:szCs w:val="21"/>
              </w:rPr>
              <w:t>；</w:t>
            </w:r>
          </w:p>
          <w:p w:rsidR="00AE7AB2" w:rsidRDefault="00E10BB2">
            <w:pPr>
              <w:spacing w:after="20" w:line="280" w:lineRule="auto"/>
              <w:jc w:val="left"/>
            </w:pPr>
            <w:r>
              <w:rPr>
                <w:sz w:val="21"/>
                <w:szCs w:val="21"/>
              </w:rPr>
              <w:t>Docker</w:t>
            </w:r>
            <w:r>
              <w:rPr>
                <w:sz w:val="21"/>
                <w:szCs w:val="21"/>
              </w:rPr>
              <w:t>：</w:t>
            </w:r>
            <w:r>
              <w:rPr>
                <w:sz w:val="21"/>
                <w:szCs w:val="21"/>
              </w:rPr>
              <w:t>27.0.3</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测试机</w:t>
            </w:r>
            <w:r>
              <w:rPr>
                <w:sz w:val="21"/>
                <w:szCs w:val="21"/>
              </w:rPr>
              <w:t>03</w:t>
            </w:r>
            <w:r>
              <w:rPr>
                <w:sz w:val="21"/>
                <w:szCs w:val="21"/>
              </w:rPr>
              <w:t>（</w:t>
            </w:r>
            <w:r>
              <w:rPr>
                <w:sz w:val="21"/>
                <w:szCs w:val="21"/>
              </w:rPr>
              <w:t>WXJC-APZ-0014</w:t>
            </w:r>
            <w:r>
              <w:rPr>
                <w:sz w:val="21"/>
                <w:szCs w:val="21"/>
              </w:rPr>
              <w:t>）</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i3-6100 4</w:t>
            </w:r>
            <w:r>
              <w:rPr>
                <w:sz w:val="21"/>
                <w:szCs w:val="21"/>
              </w:rPr>
              <w:t>核</w:t>
            </w:r>
            <w:r>
              <w:rPr>
                <w:sz w:val="21"/>
                <w:szCs w:val="21"/>
              </w:rPr>
              <w:t xml:space="preserve"> 3.70GHz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8GB</w:t>
            </w:r>
            <w:r>
              <w:rPr>
                <w:sz w:val="21"/>
                <w:szCs w:val="21"/>
              </w:rPr>
              <w:t>；</w:t>
            </w:r>
          </w:p>
          <w:p w:rsidR="00AE7AB2" w:rsidRDefault="00E10BB2">
            <w:pPr>
              <w:spacing w:after="20" w:line="280" w:lineRule="auto"/>
              <w:jc w:val="left"/>
            </w:pPr>
            <w:r>
              <w:rPr>
                <w:sz w:val="21"/>
                <w:szCs w:val="21"/>
              </w:rPr>
              <w:t>硬盘：</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Windows 10</w:t>
            </w:r>
            <w:r>
              <w:rPr>
                <w:sz w:val="21"/>
                <w:szCs w:val="21"/>
              </w:rPr>
              <w:t>；</w:t>
            </w:r>
          </w:p>
          <w:p w:rsidR="00AE7AB2" w:rsidRDefault="00E10BB2">
            <w:pPr>
              <w:spacing w:after="20" w:line="280" w:lineRule="auto"/>
              <w:jc w:val="left"/>
            </w:pPr>
            <w:r>
              <w:rPr>
                <w:sz w:val="21"/>
                <w:szCs w:val="21"/>
              </w:rPr>
              <w:t>浏览器：</w:t>
            </w:r>
            <w:r>
              <w:rPr>
                <w:sz w:val="21"/>
                <w:szCs w:val="21"/>
              </w:rPr>
              <w:t>Google Chrome 144.0</w:t>
            </w:r>
          </w:p>
        </w:tc>
      </w:tr>
      <w:tr w:rsidR="00AE7AB2">
        <w:tc>
          <w:tcPr>
            <w:tcW w:w="1500" w:type="dxa"/>
            <w:vMerge w:val="restart"/>
            <w:tcMar>
              <w:top w:w="60" w:type="dxa"/>
              <w:left w:w="100" w:type="dxa"/>
              <w:bottom w:w="60" w:type="dxa"/>
              <w:right w:w="100" w:type="dxa"/>
            </w:tcMar>
            <w:vAlign w:val="center"/>
          </w:tcPr>
          <w:p w:rsidR="00AE7AB2" w:rsidRDefault="00E10BB2">
            <w:pPr>
              <w:spacing w:after="20" w:line="280" w:lineRule="auto"/>
              <w:jc w:val="center"/>
            </w:pPr>
            <w:r>
              <w:rPr>
                <w:sz w:val="21"/>
                <w:szCs w:val="21"/>
              </w:rPr>
              <w:t>北极星高新产业技术预见平台</w:t>
            </w: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07</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32GB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200GB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Kylin Linux Advanced Server V10</w:t>
            </w:r>
            <w:r>
              <w:rPr>
                <w:sz w:val="21"/>
                <w:szCs w:val="21"/>
              </w:rPr>
              <w:t>；</w:t>
            </w:r>
          </w:p>
          <w:p w:rsidR="00AE7AB2" w:rsidRDefault="00E10BB2">
            <w:pPr>
              <w:spacing w:after="20" w:line="280" w:lineRule="auto"/>
              <w:jc w:val="left"/>
            </w:pPr>
            <w:r>
              <w:rPr>
                <w:sz w:val="21"/>
                <w:szCs w:val="21"/>
              </w:rPr>
              <w:t>React</w:t>
            </w:r>
            <w:r>
              <w:rPr>
                <w:sz w:val="21"/>
                <w:szCs w:val="21"/>
              </w:rPr>
              <w:t>：</w:t>
            </w:r>
            <w:r>
              <w:rPr>
                <w:sz w:val="21"/>
                <w:szCs w:val="21"/>
              </w:rPr>
              <w:t>16.8.6</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08</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32GB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200GB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Kylin Linux Advanced Server V10</w:t>
            </w:r>
            <w:r>
              <w:rPr>
                <w:sz w:val="21"/>
                <w:szCs w:val="21"/>
              </w:rPr>
              <w:t>；</w:t>
            </w:r>
          </w:p>
          <w:p w:rsidR="00AE7AB2" w:rsidRDefault="00E10BB2">
            <w:pPr>
              <w:spacing w:after="20" w:line="280" w:lineRule="auto"/>
              <w:jc w:val="left"/>
            </w:pPr>
            <w:r>
              <w:rPr>
                <w:sz w:val="21"/>
                <w:szCs w:val="21"/>
              </w:rPr>
              <w:t>Java</w:t>
            </w:r>
            <w:r>
              <w:rPr>
                <w:sz w:val="21"/>
                <w:szCs w:val="21"/>
              </w:rPr>
              <w:t>：</w:t>
            </w:r>
            <w:r>
              <w:rPr>
                <w:sz w:val="21"/>
                <w:szCs w:val="21"/>
              </w:rPr>
              <w:t>8</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09</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32GB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10</w:t>
            </w:r>
            <w:r>
              <w:rPr>
                <w:sz w:val="21"/>
                <w:szCs w:val="21"/>
              </w:rPr>
              <w:t>（搜索</w:t>
            </w:r>
            <w:r>
              <w:rPr>
                <w:sz w:val="21"/>
                <w:szCs w:val="21"/>
              </w:rPr>
              <w:t>/</w:t>
            </w:r>
            <w:r>
              <w:rPr>
                <w:sz w:val="21"/>
                <w:szCs w:val="21"/>
              </w:rPr>
              <w:t>索引数据存储）</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64GB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11</w:t>
            </w:r>
            <w:r>
              <w:rPr>
                <w:sz w:val="21"/>
                <w:szCs w:val="21"/>
              </w:rPr>
              <w:t>（业务数据存储）</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64GB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12</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16</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128GB</w:t>
            </w:r>
            <w:r>
              <w:rPr>
                <w:sz w:val="21"/>
                <w:szCs w:val="21"/>
              </w:rPr>
              <w:t>；</w:t>
            </w:r>
          </w:p>
          <w:p w:rsidR="00AE7AB2" w:rsidRDefault="00E10BB2">
            <w:pPr>
              <w:spacing w:after="20" w:line="280" w:lineRule="auto"/>
              <w:jc w:val="left"/>
            </w:pPr>
            <w:proofErr w:type="gramStart"/>
            <w:r>
              <w:rPr>
                <w:sz w:val="21"/>
                <w:szCs w:val="21"/>
              </w:rPr>
              <w:t>性能型系统盘</w:t>
            </w:r>
            <w:proofErr w:type="gramEnd"/>
            <w:r>
              <w:rPr>
                <w:sz w:val="21"/>
                <w:szCs w:val="21"/>
              </w:rPr>
              <w:t>：</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服务器</w:t>
            </w:r>
            <w:r>
              <w:rPr>
                <w:sz w:val="21"/>
                <w:szCs w:val="21"/>
              </w:rPr>
              <w:t>13</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32</w:t>
            </w:r>
            <w:r>
              <w:rPr>
                <w:sz w:val="21"/>
                <w:szCs w:val="21"/>
              </w:rPr>
              <w:t>核；</w:t>
            </w:r>
          </w:p>
          <w:p w:rsidR="00AE7AB2" w:rsidRDefault="00E10BB2">
            <w:pPr>
              <w:spacing w:after="20" w:line="280" w:lineRule="auto"/>
              <w:jc w:val="left"/>
              <w:rPr>
                <w:sz w:val="21"/>
                <w:szCs w:val="21"/>
              </w:rPr>
            </w:pPr>
            <w:r>
              <w:rPr>
                <w:sz w:val="21"/>
                <w:szCs w:val="21"/>
              </w:rPr>
              <w:t>内存：</w:t>
            </w:r>
            <w:r>
              <w:rPr>
                <w:sz w:val="21"/>
                <w:szCs w:val="21"/>
              </w:rPr>
              <w:t>128G</w:t>
            </w:r>
            <w:r>
              <w:rPr>
                <w:sz w:val="21"/>
                <w:szCs w:val="21"/>
              </w:rPr>
              <w:t>；</w:t>
            </w:r>
          </w:p>
          <w:p w:rsidR="00AE7AB2" w:rsidRDefault="00E10BB2">
            <w:pPr>
              <w:spacing w:after="20" w:line="280" w:lineRule="auto"/>
              <w:jc w:val="left"/>
            </w:pPr>
            <w:r>
              <w:rPr>
                <w:sz w:val="21"/>
                <w:szCs w:val="21"/>
              </w:rPr>
              <w:t>系统盘：</w:t>
            </w:r>
            <w:r>
              <w:rPr>
                <w:sz w:val="21"/>
                <w:szCs w:val="21"/>
              </w:rPr>
              <w:t>SSD</w:t>
            </w:r>
            <w:r>
              <w:rPr>
                <w:sz w:val="21"/>
                <w:szCs w:val="21"/>
              </w:rPr>
              <w:t>云盘</w:t>
            </w:r>
            <w:r>
              <w:rPr>
                <w:sz w:val="21"/>
                <w:szCs w:val="21"/>
              </w:rPr>
              <w:t>200GB</w:t>
            </w:r>
          </w:p>
        </w:tc>
        <w:tc>
          <w:tcPr>
            <w:tcW w:w="3010" w:type="dxa"/>
            <w:tcMar>
              <w:top w:w="60" w:type="dxa"/>
              <w:left w:w="100" w:type="dxa"/>
              <w:bottom w:w="60" w:type="dxa"/>
              <w:right w:w="100" w:type="dxa"/>
            </w:tcMar>
            <w:vAlign w:val="center"/>
          </w:tcPr>
          <w:p w:rsidR="00AE7AB2" w:rsidRDefault="00E10BB2">
            <w:pPr>
              <w:spacing w:after="20" w:line="280" w:lineRule="auto"/>
              <w:jc w:val="left"/>
            </w:pPr>
            <w:r>
              <w:rPr>
                <w:sz w:val="21"/>
                <w:szCs w:val="21"/>
              </w:rPr>
              <w:t>操作系统：</w:t>
            </w:r>
            <w:r>
              <w:rPr>
                <w:sz w:val="21"/>
                <w:szCs w:val="21"/>
              </w:rPr>
              <w:t>Kylin Linux Advanced Server V10</w:t>
            </w:r>
          </w:p>
        </w:tc>
      </w:tr>
      <w:tr w:rsidR="00AE7AB2">
        <w:tc>
          <w:tcPr>
            <w:tcW w:w="1500" w:type="dxa"/>
            <w:vMerge/>
            <w:tcMar>
              <w:top w:w="60" w:type="dxa"/>
              <w:left w:w="100" w:type="dxa"/>
              <w:bottom w:w="60" w:type="dxa"/>
              <w:right w:w="100" w:type="dxa"/>
            </w:tcMar>
            <w:vAlign w:val="center"/>
          </w:tcPr>
          <w:p w:rsidR="00AE7AB2" w:rsidRDefault="00AE7AB2">
            <w:pPr>
              <w:spacing w:after="20" w:line="280" w:lineRule="auto"/>
              <w:jc w:val="center"/>
            </w:pPr>
          </w:p>
        </w:tc>
        <w:tc>
          <w:tcPr>
            <w:tcW w:w="15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测试机</w:t>
            </w:r>
            <w:r>
              <w:rPr>
                <w:sz w:val="21"/>
                <w:szCs w:val="21"/>
              </w:rPr>
              <w:t>04</w:t>
            </w:r>
            <w:r>
              <w:rPr>
                <w:sz w:val="21"/>
                <w:szCs w:val="21"/>
              </w:rPr>
              <w:t>（</w:t>
            </w:r>
            <w:r>
              <w:rPr>
                <w:sz w:val="21"/>
                <w:szCs w:val="21"/>
              </w:rPr>
              <w:t>WXJC-APZ-0011</w:t>
            </w:r>
            <w:r>
              <w:rPr>
                <w:sz w:val="21"/>
                <w:szCs w:val="21"/>
              </w:rPr>
              <w:t>）</w:t>
            </w:r>
          </w:p>
        </w:tc>
        <w:tc>
          <w:tcPr>
            <w:tcW w:w="300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CPU</w:t>
            </w:r>
            <w:r>
              <w:rPr>
                <w:sz w:val="21"/>
                <w:szCs w:val="21"/>
              </w:rPr>
              <w:t>：</w:t>
            </w:r>
            <w:r>
              <w:rPr>
                <w:sz w:val="21"/>
                <w:szCs w:val="21"/>
              </w:rPr>
              <w:t>i3-6100 4</w:t>
            </w:r>
            <w:r>
              <w:rPr>
                <w:sz w:val="21"/>
                <w:szCs w:val="21"/>
              </w:rPr>
              <w:t>核</w:t>
            </w:r>
            <w:r>
              <w:rPr>
                <w:sz w:val="21"/>
                <w:szCs w:val="21"/>
              </w:rPr>
              <w:t xml:space="preserve"> 3.70GHz</w:t>
            </w:r>
            <w:r>
              <w:rPr>
                <w:sz w:val="21"/>
                <w:szCs w:val="21"/>
              </w:rPr>
              <w:t>；</w:t>
            </w:r>
          </w:p>
          <w:p w:rsidR="00AE7AB2" w:rsidRDefault="00E10BB2">
            <w:pPr>
              <w:spacing w:after="20" w:line="280" w:lineRule="auto"/>
              <w:jc w:val="left"/>
              <w:rPr>
                <w:sz w:val="21"/>
                <w:szCs w:val="21"/>
              </w:rPr>
            </w:pPr>
            <w:r>
              <w:rPr>
                <w:sz w:val="21"/>
                <w:szCs w:val="21"/>
              </w:rPr>
              <w:t>内存：</w:t>
            </w:r>
            <w:r>
              <w:rPr>
                <w:sz w:val="21"/>
                <w:szCs w:val="21"/>
              </w:rPr>
              <w:t>8GB</w:t>
            </w:r>
            <w:r>
              <w:rPr>
                <w:sz w:val="21"/>
                <w:szCs w:val="21"/>
              </w:rPr>
              <w:t>；</w:t>
            </w:r>
          </w:p>
          <w:p w:rsidR="00AE7AB2" w:rsidRDefault="00E10BB2">
            <w:pPr>
              <w:spacing w:after="20" w:line="280" w:lineRule="auto"/>
              <w:jc w:val="left"/>
            </w:pPr>
            <w:r>
              <w:rPr>
                <w:sz w:val="21"/>
                <w:szCs w:val="21"/>
              </w:rPr>
              <w:t>硬盘：</w:t>
            </w:r>
            <w:r>
              <w:rPr>
                <w:sz w:val="21"/>
                <w:szCs w:val="21"/>
              </w:rPr>
              <w:t>500GB</w:t>
            </w:r>
          </w:p>
        </w:tc>
        <w:tc>
          <w:tcPr>
            <w:tcW w:w="3010" w:type="dxa"/>
            <w:tcMar>
              <w:top w:w="60" w:type="dxa"/>
              <w:left w:w="100" w:type="dxa"/>
              <w:bottom w:w="60" w:type="dxa"/>
              <w:right w:w="100" w:type="dxa"/>
            </w:tcMar>
            <w:vAlign w:val="center"/>
          </w:tcPr>
          <w:p w:rsidR="00AE7AB2" w:rsidRDefault="00E10BB2">
            <w:pPr>
              <w:spacing w:after="20" w:line="280" w:lineRule="auto"/>
              <w:jc w:val="left"/>
              <w:rPr>
                <w:sz w:val="21"/>
                <w:szCs w:val="21"/>
              </w:rPr>
            </w:pPr>
            <w:r>
              <w:rPr>
                <w:sz w:val="21"/>
                <w:szCs w:val="21"/>
              </w:rPr>
              <w:t>操作系统：</w:t>
            </w:r>
            <w:r>
              <w:rPr>
                <w:sz w:val="21"/>
                <w:szCs w:val="21"/>
              </w:rPr>
              <w:t>Windows 10</w:t>
            </w:r>
            <w:r>
              <w:rPr>
                <w:sz w:val="21"/>
                <w:szCs w:val="21"/>
              </w:rPr>
              <w:t>；</w:t>
            </w:r>
          </w:p>
          <w:p w:rsidR="00AE7AB2" w:rsidRDefault="00E10BB2">
            <w:pPr>
              <w:spacing w:after="20" w:line="280" w:lineRule="auto"/>
              <w:jc w:val="left"/>
            </w:pPr>
            <w:r>
              <w:rPr>
                <w:sz w:val="21"/>
                <w:szCs w:val="21"/>
              </w:rPr>
              <w:t>浏览器：</w:t>
            </w:r>
            <w:r>
              <w:rPr>
                <w:sz w:val="21"/>
                <w:szCs w:val="21"/>
              </w:rPr>
              <w:t>360</w:t>
            </w:r>
            <w:r>
              <w:rPr>
                <w:sz w:val="21"/>
                <w:szCs w:val="21"/>
              </w:rPr>
              <w:t>浏览器</w:t>
            </w:r>
            <w:r>
              <w:rPr>
                <w:sz w:val="21"/>
                <w:szCs w:val="21"/>
              </w:rPr>
              <w:t>140.0</w:t>
            </w:r>
          </w:p>
        </w:tc>
      </w:tr>
    </w:tbl>
    <w:p w:rsidR="00AE7AB2" w:rsidRDefault="00E10BB2">
      <w:pPr>
        <w:spacing w:before="120" w:after="80" w:line="320" w:lineRule="auto"/>
        <w:jc w:val="center"/>
      </w:pPr>
      <w:r>
        <w:rPr>
          <w:b/>
          <w:bCs/>
          <w:sz w:val="21"/>
          <w:szCs w:val="21"/>
        </w:rPr>
        <w:t>表</w:t>
      </w:r>
      <w:r>
        <w:rPr>
          <w:b/>
          <w:bCs/>
          <w:sz w:val="21"/>
          <w:szCs w:val="21"/>
        </w:rPr>
        <w:t xml:space="preserve">4-8 </w:t>
      </w:r>
      <w:r>
        <w:rPr>
          <w:b/>
          <w:bCs/>
          <w:sz w:val="21"/>
          <w:szCs w:val="21"/>
        </w:rPr>
        <w:t>网络配置信息</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10"/>
      </w:tblGrid>
      <w:tr w:rsidR="00AE7AB2">
        <w:trPr>
          <w:tblHeader/>
        </w:trPr>
        <w:tc>
          <w:tcPr>
            <w:tcW w:w="20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名称</w:t>
            </w:r>
          </w:p>
        </w:tc>
        <w:tc>
          <w:tcPr>
            <w:tcW w:w="70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规格</w:t>
            </w:r>
          </w:p>
        </w:tc>
      </w:tr>
      <w:tr w:rsidR="00AE7AB2">
        <w:tc>
          <w:tcPr>
            <w:tcW w:w="2000" w:type="dxa"/>
            <w:tcMar>
              <w:top w:w="60" w:type="dxa"/>
              <w:left w:w="100" w:type="dxa"/>
              <w:bottom w:w="60" w:type="dxa"/>
              <w:right w:w="100" w:type="dxa"/>
            </w:tcMar>
            <w:vAlign w:val="center"/>
          </w:tcPr>
          <w:p w:rsidR="00AE7AB2" w:rsidRDefault="00E10BB2">
            <w:pPr>
              <w:spacing w:after="20" w:line="280" w:lineRule="auto"/>
              <w:jc w:val="left"/>
            </w:pPr>
            <w:r>
              <w:rPr>
                <w:sz w:val="21"/>
                <w:szCs w:val="21"/>
              </w:rPr>
              <w:t>防火墙</w:t>
            </w:r>
          </w:p>
        </w:tc>
        <w:tc>
          <w:tcPr>
            <w:tcW w:w="7010" w:type="dxa"/>
            <w:tcMar>
              <w:top w:w="60" w:type="dxa"/>
              <w:left w:w="100" w:type="dxa"/>
              <w:bottom w:w="60" w:type="dxa"/>
              <w:right w:w="100" w:type="dxa"/>
            </w:tcMar>
            <w:vAlign w:val="center"/>
          </w:tcPr>
          <w:p w:rsidR="00AE7AB2" w:rsidRDefault="00E10BB2">
            <w:pPr>
              <w:spacing w:after="20" w:line="280" w:lineRule="auto"/>
              <w:jc w:val="left"/>
            </w:pPr>
            <w:r>
              <w:rPr>
                <w:sz w:val="21"/>
                <w:szCs w:val="21"/>
              </w:rPr>
              <w:t>iptables v1.4.21</w:t>
            </w:r>
            <w:r>
              <w:rPr>
                <w:sz w:val="21"/>
                <w:szCs w:val="21"/>
              </w:rPr>
              <w:t>、云防火墙</w:t>
            </w:r>
          </w:p>
        </w:tc>
      </w:tr>
      <w:tr w:rsidR="00AE7AB2">
        <w:tc>
          <w:tcPr>
            <w:tcW w:w="2000" w:type="dxa"/>
            <w:tcMar>
              <w:top w:w="60" w:type="dxa"/>
              <w:left w:w="100" w:type="dxa"/>
              <w:bottom w:w="60" w:type="dxa"/>
              <w:right w:w="100" w:type="dxa"/>
            </w:tcMar>
            <w:vAlign w:val="center"/>
          </w:tcPr>
          <w:p w:rsidR="00AE7AB2" w:rsidRDefault="00E10BB2">
            <w:pPr>
              <w:spacing w:after="20" w:line="280" w:lineRule="auto"/>
              <w:jc w:val="left"/>
            </w:pPr>
            <w:r>
              <w:rPr>
                <w:sz w:val="21"/>
                <w:szCs w:val="21"/>
              </w:rPr>
              <w:t>带宽</w:t>
            </w:r>
          </w:p>
        </w:tc>
        <w:tc>
          <w:tcPr>
            <w:tcW w:w="7010" w:type="dxa"/>
            <w:tcMar>
              <w:top w:w="60" w:type="dxa"/>
              <w:left w:w="100" w:type="dxa"/>
              <w:bottom w:w="60" w:type="dxa"/>
              <w:right w:w="100" w:type="dxa"/>
            </w:tcMar>
            <w:vAlign w:val="center"/>
          </w:tcPr>
          <w:p w:rsidR="00AE7AB2" w:rsidRDefault="00E10BB2">
            <w:pPr>
              <w:spacing w:after="20" w:line="280" w:lineRule="auto"/>
              <w:jc w:val="left"/>
            </w:pPr>
            <w:r>
              <w:rPr>
                <w:sz w:val="21"/>
                <w:szCs w:val="21"/>
              </w:rPr>
              <w:t>50Mbps</w:t>
            </w:r>
          </w:p>
        </w:tc>
      </w:tr>
    </w:tbl>
    <w:p w:rsidR="00AE7AB2" w:rsidRDefault="00E10BB2">
      <w:pPr>
        <w:spacing w:after="60" w:line="320" w:lineRule="auto"/>
        <w:ind w:firstLine="480"/>
      </w:pPr>
      <w:r>
        <w:t>各被测系统网络拓扑如下：</w:t>
      </w:r>
    </w:p>
    <w:p w:rsidR="00AE7AB2" w:rsidRDefault="00E10BB2">
      <w:pPr>
        <w:spacing w:before="120" w:after="60" w:line="320" w:lineRule="auto"/>
        <w:jc w:val="center"/>
      </w:pPr>
      <w:r>
        <w:rPr>
          <w:b/>
          <w:bCs/>
        </w:rPr>
        <w:t>一、产业大数据采集融通与图谱构建系统</w:t>
      </w:r>
    </w:p>
    <w:p w:rsidR="00AE7AB2" w:rsidRDefault="00E10BB2">
      <w:pPr>
        <w:spacing w:before="80" w:after="80"/>
        <w:jc w:val="center"/>
      </w:pPr>
      <w:r>
        <w:rPr>
          <w:noProof/>
        </w:rPr>
        <w:drawing>
          <wp:inline distT="0" distB="0" distL="0" distR="0">
            <wp:extent cx="5715000" cy="29432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a:stretch>
                      <a:fillRect/>
                    </a:stretch>
                  </pic:blipFill>
                  <pic:spPr>
                    <a:xfrm>
                      <a:off x="0" y="0"/>
                      <a:ext cx="5715000" cy="2943225"/>
                    </a:xfrm>
                    <a:prstGeom prst="rect">
                      <a:avLst/>
                    </a:prstGeom>
                  </pic:spPr>
                </pic:pic>
              </a:graphicData>
            </a:graphic>
          </wp:inline>
        </w:drawing>
      </w:r>
    </w:p>
    <w:p w:rsidR="00AE7AB2" w:rsidRDefault="00E10BB2">
      <w:pPr>
        <w:spacing w:before="120" w:after="60" w:line="320" w:lineRule="auto"/>
        <w:jc w:val="center"/>
      </w:pPr>
      <w:r>
        <w:rPr>
          <w:b/>
          <w:bCs/>
        </w:rPr>
        <w:t>二、通专协同的产业领域大模型框架</w:t>
      </w:r>
    </w:p>
    <w:p w:rsidR="00AE7AB2" w:rsidRDefault="00E10BB2">
      <w:pPr>
        <w:spacing w:before="80" w:after="80"/>
        <w:jc w:val="center"/>
      </w:pPr>
      <w:r>
        <w:rPr>
          <w:noProof/>
        </w:rPr>
        <w:drawing>
          <wp:inline distT="0" distB="0" distL="0" distR="0">
            <wp:extent cx="4572000" cy="3429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srcRect/>
                    <a:stretch>
                      <a:fillRect/>
                    </a:stretch>
                  </pic:blipFill>
                  <pic:spPr>
                    <a:xfrm>
                      <a:off x="0" y="0"/>
                      <a:ext cx="4572000" cy="3429000"/>
                    </a:xfrm>
                    <a:prstGeom prst="rect">
                      <a:avLst/>
                    </a:prstGeom>
                  </pic:spPr>
                </pic:pic>
              </a:graphicData>
            </a:graphic>
          </wp:inline>
        </w:drawing>
      </w:r>
    </w:p>
    <w:p w:rsidR="00AE7AB2" w:rsidRDefault="00E10BB2">
      <w:pPr>
        <w:spacing w:before="120" w:after="60" w:line="320" w:lineRule="auto"/>
        <w:jc w:val="center"/>
      </w:pPr>
      <w:r>
        <w:rPr>
          <w:b/>
          <w:bCs/>
        </w:rPr>
        <w:t>三、产业技术识别模型及工具集</w:t>
      </w:r>
    </w:p>
    <w:p w:rsidR="00AE7AB2" w:rsidRDefault="00E10BB2">
      <w:pPr>
        <w:spacing w:before="80" w:after="80"/>
        <w:jc w:val="center"/>
      </w:pPr>
      <w:r>
        <w:rPr>
          <w:noProof/>
        </w:rPr>
        <w:drawing>
          <wp:inline distT="0" distB="0" distL="0" distR="0">
            <wp:extent cx="4762500" cy="3790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srcRect/>
                    <a:stretch>
                      <a:fillRect/>
                    </a:stretch>
                  </pic:blipFill>
                  <pic:spPr>
                    <a:xfrm>
                      <a:off x="0" y="0"/>
                      <a:ext cx="4762500" cy="3790950"/>
                    </a:xfrm>
                    <a:prstGeom prst="rect">
                      <a:avLst/>
                    </a:prstGeom>
                  </pic:spPr>
                </pic:pic>
              </a:graphicData>
            </a:graphic>
          </wp:inline>
        </w:drawing>
      </w:r>
    </w:p>
    <w:p w:rsidR="00AE7AB2" w:rsidRDefault="00E10BB2">
      <w:pPr>
        <w:spacing w:before="120" w:after="60" w:line="320" w:lineRule="auto"/>
        <w:jc w:val="center"/>
      </w:pPr>
      <w:r>
        <w:rPr>
          <w:b/>
          <w:bCs/>
        </w:rPr>
        <w:t>四、产业信息智能分析与服务平台</w:t>
      </w:r>
    </w:p>
    <w:p w:rsidR="00AE7AB2" w:rsidRDefault="00E10BB2">
      <w:pPr>
        <w:spacing w:before="80" w:after="80"/>
        <w:jc w:val="center"/>
      </w:pPr>
      <w:r>
        <w:rPr>
          <w:noProof/>
        </w:rPr>
        <w:drawing>
          <wp:inline distT="0" distB="0" distL="0" distR="0">
            <wp:extent cx="4762500" cy="3905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srcRect/>
                    <a:stretch>
                      <a:fillRect/>
                    </a:stretch>
                  </pic:blipFill>
                  <pic:spPr>
                    <a:xfrm>
                      <a:off x="0" y="0"/>
                      <a:ext cx="4762500" cy="3905250"/>
                    </a:xfrm>
                    <a:prstGeom prst="rect">
                      <a:avLst/>
                    </a:prstGeom>
                  </pic:spPr>
                </pic:pic>
              </a:graphicData>
            </a:graphic>
          </wp:inline>
        </w:drawing>
      </w:r>
    </w:p>
    <w:p w:rsidR="00AE7AB2" w:rsidRDefault="00E10BB2">
      <w:pPr>
        <w:pStyle w:val="3"/>
        <w:rPr>
          <w:rFonts w:asciiTheme="minorEastAsia" w:eastAsiaTheme="minorEastAsia" w:hAnsiTheme="minorEastAsia"/>
        </w:rPr>
      </w:pPr>
      <w:bookmarkStart w:id="1409" w:name="_Toc2047892917"/>
      <w:r>
        <w:rPr>
          <w:rFonts w:asciiTheme="minorEastAsia" w:eastAsiaTheme="minorEastAsia" w:hAnsiTheme="minorEastAsia"/>
        </w:rPr>
        <w:t>4.8.2 测试数据</w:t>
      </w:r>
      <w:bookmarkEnd w:id="1409"/>
    </w:p>
    <w:p w:rsidR="00AE7AB2" w:rsidRDefault="00E10BB2">
      <w:pPr>
        <w:spacing w:after="60" w:line="320" w:lineRule="auto"/>
        <w:ind w:firstLine="480"/>
        <w:rPr>
          <w:ins w:id="1410" w:author="沈永亮" w:date="2026-07-12T22:23:00Z"/>
        </w:rPr>
      </w:pPr>
      <w:r>
        <w:t>测试数据分为两部分，详见表</w:t>
      </w:r>
      <w:r>
        <w:t>4-9</w:t>
      </w:r>
      <w:r>
        <w:t>。</w:t>
      </w:r>
    </w:p>
    <w:p w:rsidR="00AE7AB2" w:rsidRDefault="00AE7AB2">
      <w:pPr>
        <w:spacing w:after="60" w:line="320" w:lineRule="auto"/>
        <w:ind w:firstLine="480"/>
        <w:rPr>
          <w:ins w:id="1411" w:author="沈永亮" w:date="2026-07-12T22:23:00Z"/>
        </w:rPr>
      </w:pPr>
    </w:p>
    <w:p w:rsidR="00AE7AB2" w:rsidRDefault="00E10BB2">
      <w:pPr>
        <w:widowControl/>
        <w:jc w:val="left"/>
        <w:rPr>
          <w:ins w:id="1412" w:author="沈永亮" w:date="2026-07-12T22:48:00Z"/>
          <w:rStyle w:val="af2"/>
          <w:rFonts w:ascii="sans-serif" w:eastAsia="sans-serif" w:hAnsi="sans-serif" w:cs="sans-serif"/>
          <w:color w:val="D4D4D4"/>
          <w:sz w:val="28"/>
          <w:szCs w:val="28"/>
          <w:lang w:bidi="ar"/>
        </w:rPr>
      </w:pPr>
      <w:ins w:id="1413" w:author="沈永亮" w:date="2026-07-12T22:23:00Z">
        <w:r>
          <w:rPr>
            <w:rFonts w:ascii="sans-serif" w:eastAsia="sans-serif" w:hAnsi="sans-serif" w:cs="sans-serif"/>
            <w:color w:val="D4D4D4"/>
            <w:sz w:val="28"/>
            <w:szCs w:val="28"/>
            <w:highlight w:val="yellow"/>
            <w:lang w:bidi="ar"/>
            <w:rPrChange w:id="1414" w:author="伟 李" w:date="2026-07-13T14:27:00Z">
              <w:rPr>
                <w:rFonts w:ascii="sans-serif" w:eastAsia="sans-serif" w:hAnsi="sans-serif" w:cs="sans-serif"/>
                <w:color w:val="D4D4D4"/>
                <w:sz w:val="28"/>
                <w:szCs w:val="28"/>
                <w:lang w:bidi="ar"/>
              </w:rPr>
            </w:rPrChange>
          </w:rPr>
          <w:t>将表4-9 升级为</w:t>
        </w:r>
        <w:r>
          <w:rPr>
            <w:rStyle w:val="af2"/>
            <w:rFonts w:ascii="sans-serif" w:eastAsia="sans-serif" w:hAnsi="sans-serif" w:cs="sans-serif"/>
            <w:color w:val="D4D4D4"/>
            <w:sz w:val="28"/>
            <w:szCs w:val="28"/>
            <w:highlight w:val="yellow"/>
            <w:lang w:bidi="ar"/>
            <w:rPrChange w:id="1415" w:author="伟 李" w:date="2026-07-13T14:27:00Z">
              <w:rPr>
                <w:rStyle w:val="af2"/>
                <w:rFonts w:ascii="sans-serif" w:eastAsia="sans-serif" w:hAnsi="sans-serif" w:cs="sans-serif"/>
                <w:color w:val="D4D4D4"/>
                <w:sz w:val="28"/>
                <w:szCs w:val="28"/>
                <w:lang w:bidi="ar"/>
              </w:rPr>
            </w:rPrChange>
          </w:rPr>
          <w:t>测试数据说明表</w:t>
        </w:r>
        <w:r>
          <w:rPr>
            <w:rFonts w:ascii="sans-serif" w:eastAsia="sans-serif" w:hAnsi="sans-serif" w:cs="sans-serif"/>
            <w:color w:val="D4D4D4"/>
            <w:sz w:val="28"/>
            <w:szCs w:val="28"/>
            <w:highlight w:val="yellow"/>
            <w:lang w:bidi="ar"/>
            <w:rPrChange w:id="1416" w:author="伟 李" w:date="2026-07-13T14:27:00Z">
              <w:rPr>
                <w:rFonts w:ascii="sans-serif" w:eastAsia="sans-serif" w:hAnsi="sans-serif" w:cs="sans-serif"/>
                <w:color w:val="D4D4D4"/>
                <w:sz w:val="28"/>
                <w:szCs w:val="28"/>
                <w:lang w:bidi="ar"/>
              </w:rPr>
            </w:rPrChange>
          </w:rPr>
          <w:t>，</w:t>
        </w:r>
        <w:proofErr w:type="gramStart"/>
        <w:r>
          <w:rPr>
            <w:rFonts w:ascii="sans-serif" w:eastAsia="sans-serif" w:hAnsi="sans-serif" w:cs="sans-serif"/>
            <w:color w:val="D4D4D4"/>
            <w:sz w:val="28"/>
            <w:szCs w:val="28"/>
            <w:highlight w:val="yellow"/>
            <w:lang w:bidi="ar"/>
            <w:rPrChange w:id="1417" w:author="伟 李" w:date="2026-07-13T14:27:00Z">
              <w:rPr>
                <w:rFonts w:ascii="sans-serif" w:eastAsia="sans-serif" w:hAnsi="sans-serif" w:cs="sans-serif"/>
                <w:color w:val="D4D4D4"/>
                <w:sz w:val="28"/>
                <w:szCs w:val="28"/>
                <w:lang w:bidi="ar"/>
              </w:rPr>
            </w:rPrChange>
          </w:rPr>
          <w:t>逐数据</w:t>
        </w:r>
        <w:proofErr w:type="gramEnd"/>
        <w:r>
          <w:rPr>
            <w:rFonts w:ascii="sans-serif" w:eastAsia="sans-serif" w:hAnsi="sans-serif" w:cs="sans-serif"/>
            <w:color w:val="D4D4D4"/>
            <w:sz w:val="28"/>
            <w:szCs w:val="28"/>
            <w:highlight w:val="yellow"/>
            <w:lang w:bidi="ar"/>
            <w:rPrChange w:id="1418" w:author="伟 李" w:date="2026-07-13T14:27:00Z">
              <w:rPr>
                <w:rFonts w:ascii="sans-serif" w:eastAsia="sans-serif" w:hAnsi="sans-serif" w:cs="sans-serif"/>
                <w:color w:val="D4D4D4"/>
                <w:sz w:val="28"/>
                <w:szCs w:val="28"/>
                <w:lang w:bidi="ar"/>
              </w:rPr>
            </w:rPrChange>
          </w:rPr>
          <w:t>集列出：数据集名称、</w:t>
        </w:r>
        <w:r>
          <w:rPr>
            <w:rStyle w:val="af2"/>
            <w:rFonts w:ascii="sans-serif" w:eastAsia="sans-serif" w:hAnsi="sans-serif" w:cs="sans-serif"/>
            <w:color w:val="D4D4D4"/>
            <w:sz w:val="28"/>
            <w:szCs w:val="28"/>
            <w:highlight w:val="yellow"/>
            <w:lang w:bidi="ar"/>
            <w:rPrChange w:id="1419" w:author="伟 李" w:date="2026-07-13T14:27:00Z">
              <w:rPr>
                <w:rStyle w:val="af2"/>
                <w:rFonts w:ascii="sans-serif" w:eastAsia="sans-serif" w:hAnsi="sans-serif" w:cs="sans-serif"/>
                <w:color w:val="D4D4D4"/>
                <w:sz w:val="28"/>
                <w:szCs w:val="28"/>
                <w:lang w:bidi="ar"/>
              </w:rPr>
            </w:rPrChange>
          </w:rPr>
          <w:t>来源</w:t>
        </w:r>
        <w:r>
          <w:rPr>
            <w:rFonts w:ascii="sans-serif" w:eastAsia="sans-serif" w:hAnsi="sans-serif" w:cs="sans-serif"/>
            <w:color w:val="D4D4D4"/>
            <w:sz w:val="28"/>
            <w:szCs w:val="28"/>
            <w:highlight w:val="yellow"/>
            <w:lang w:bidi="ar"/>
            <w:rPrChange w:id="1420" w:author="伟 李" w:date="2026-07-13T14:27:00Z">
              <w:rPr>
                <w:rFonts w:ascii="sans-serif" w:eastAsia="sans-serif" w:hAnsi="sans-serif" w:cs="sans-serif"/>
                <w:color w:val="D4D4D4"/>
                <w:sz w:val="28"/>
                <w:szCs w:val="28"/>
                <w:lang w:bidi="ar"/>
              </w:rPr>
            </w:rPrChange>
          </w:rPr>
          <w:t>、</w:t>
        </w:r>
        <w:r>
          <w:rPr>
            <w:rStyle w:val="af2"/>
            <w:rFonts w:ascii="sans-serif" w:eastAsia="sans-serif" w:hAnsi="sans-serif" w:cs="sans-serif"/>
            <w:color w:val="D4D4D4"/>
            <w:sz w:val="28"/>
            <w:szCs w:val="28"/>
            <w:highlight w:val="yellow"/>
            <w:lang w:bidi="ar"/>
            <w:rPrChange w:id="1421" w:author="伟 李" w:date="2026-07-13T14:27:00Z">
              <w:rPr>
                <w:rStyle w:val="af2"/>
                <w:rFonts w:ascii="sans-serif" w:eastAsia="sans-serif" w:hAnsi="sans-serif" w:cs="sans-serif"/>
                <w:color w:val="D4D4D4"/>
                <w:sz w:val="28"/>
                <w:szCs w:val="28"/>
                <w:lang w:bidi="ar"/>
              </w:rPr>
            </w:rPrChange>
          </w:rPr>
          <w:t>规模/数量</w:t>
        </w:r>
        <w:r>
          <w:rPr>
            <w:rFonts w:ascii="sans-serif" w:eastAsia="sans-serif" w:hAnsi="sans-serif" w:cs="sans-serif"/>
            <w:color w:val="D4D4D4"/>
            <w:sz w:val="28"/>
            <w:szCs w:val="28"/>
            <w:highlight w:val="yellow"/>
            <w:lang w:bidi="ar"/>
            <w:rPrChange w:id="1422" w:author="伟 李" w:date="2026-07-13T14:27:00Z">
              <w:rPr>
                <w:rFonts w:ascii="sans-serif" w:eastAsia="sans-serif" w:hAnsi="sans-serif" w:cs="sans-serif"/>
                <w:color w:val="D4D4D4"/>
                <w:sz w:val="28"/>
                <w:szCs w:val="28"/>
                <w:lang w:bidi="ar"/>
              </w:rPr>
            </w:rPrChange>
          </w:rPr>
          <w:t>、数据类型构成、生成/采集方式</w:t>
        </w:r>
      </w:ins>
      <w:ins w:id="1423" w:author="沈永亮" w:date="2026-07-12T22:48:00Z">
        <w:r>
          <w:rPr>
            <w:rFonts w:ascii="sans-serif" w:eastAsia="sans-serif" w:hAnsi="sans-serif" w:cs="sans-serif"/>
            <w:color w:val="D4D4D4"/>
            <w:sz w:val="28"/>
            <w:szCs w:val="28"/>
            <w:highlight w:val="yellow"/>
            <w:lang w:bidi="ar"/>
            <w:rPrChange w:id="1424" w:author="伟 李" w:date="2026-07-13T14:27:00Z">
              <w:rPr>
                <w:rFonts w:ascii="sans-serif" w:eastAsia="sans-serif" w:hAnsi="sans-serif" w:cs="sans-serif"/>
                <w:color w:val="D4D4D4"/>
                <w:sz w:val="28"/>
                <w:szCs w:val="28"/>
                <w:lang w:bidi="ar"/>
              </w:rPr>
            </w:rPrChange>
          </w:rPr>
          <w:t xml:space="preserve"> </w:t>
        </w:r>
      </w:ins>
      <w:ins w:id="1425" w:author="沈永亮" w:date="2026-07-12T22:23:00Z">
        <w:r>
          <w:rPr>
            <w:rFonts w:ascii="sans-serif" w:eastAsia="sans-serif" w:hAnsi="sans-serif" w:cs="sans-serif"/>
            <w:color w:val="D4D4D4"/>
            <w:sz w:val="28"/>
            <w:szCs w:val="28"/>
            <w:highlight w:val="yellow"/>
            <w:lang w:bidi="ar"/>
            <w:rPrChange w:id="1426" w:author="伟 李" w:date="2026-07-13T14:27:00Z">
              <w:rPr>
                <w:rFonts w:ascii="sans-serif" w:eastAsia="sans-serif" w:hAnsi="sans-serif" w:cs="sans-serif"/>
                <w:color w:val="D4D4D4"/>
                <w:sz w:val="28"/>
                <w:szCs w:val="28"/>
                <w:lang w:bidi="ar"/>
              </w:rPr>
            </w:rPrChange>
          </w:rPr>
          <w:t>。 —— </w:t>
        </w:r>
        <w:r>
          <w:rPr>
            <w:rStyle w:val="af2"/>
            <w:rFonts w:ascii="sans-serif" w:eastAsia="sans-serif" w:hAnsi="sans-serif" w:cs="sans-serif"/>
            <w:color w:val="D4D4D4"/>
            <w:sz w:val="28"/>
            <w:szCs w:val="28"/>
            <w:highlight w:val="yellow"/>
            <w:lang w:bidi="ar"/>
            <w:rPrChange w:id="1427" w:author="伟 李" w:date="2026-07-13T14:27:00Z">
              <w:rPr>
                <w:rStyle w:val="af2"/>
                <w:rFonts w:ascii="sans-serif" w:eastAsia="sans-serif" w:hAnsi="sans-serif" w:cs="sans-serif"/>
                <w:color w:val="D4D4D4"/>
                <w:sz w:val="28"/>
                <w:szCs w:val="28"/>
                <w:lang w:bidi="ar"/>
              </w:rPr>
            </w:rPrChange>
          </w:rPr>
          <w:t>各课题</w:t>
        </w:r>
      </w:ins>
    </w:p>
    <w:p w:rsidR="00AE7AB2" w:rsidRDefault="00AE7AB2">
      <w:pPr>
        <w:widowControl/>
        <w:jc w:val="left"/>
        <w:rPr>
          <w:ins w:id="1428" w:author="沈永亮" w:date="2026-07-12T22:23:00Z"/>
          <w:rStyle w:val="af2"/>
          <w:rFonts w:ascii="sans-serif" w:eastAsia="sans-serif" w:hAnsi="sans-serif" w:cs="sans-serif"/>
          <w:color w:val="D4D4D4"/>
          <w:sz w:val="28"/>
          <w:szCs w:val="28"/>
          <w:lang w:bidi="ar"/>
        </w:rPr>
      </w:pPr>
    </w:p>
    <w:p w:rsidR="00AE7AB2" w:rsidRDefault="00E10BB2">
      <w:pPr>
        <w:widowControl/>
        <w:jc w:val="left"/>
        <w:rPr>
          <w:ins w:id="1429" w:author="沈永亮" w:date="2026-07-12T22:48:00Z"/>
          <w:rStyle w:val="af2"/>
          <w:rFonts w:ascii="sans-serif" w:eastAsia="sans-serif" w:hAnsi="sans-serif" w:cs="sans-serif"/>
          <w:color w:val="D4D4D4"/>
          <w:sz w:val="28"/>
          <w:szCs w:val="28"/>
          <w:lang w:bidi="ar"/>
        </w:rPr>
      </w:pPr>
      <w:proofErr w:type="gramStart"/>
      <w:ins w:id="1430" w:author="伟 李" w:date="2026-07-13T14:28:00Z">
        <w:r>
          <w:rPr>
            <w:rStyle w:val="af2"/>
            <w:rFonts w:ascii="宋体" w:hAnsi="宋体" w:cs="宋体" w:hint="eastAsia"/>
            <w:color w:val="D4D4D4"/>
            <w:sz w:val="28"/>
            <w:szCs w:val="28"/>
            <w:lang w:bidi="ar"/>
          </w:rPr>
          <w:t>数据集归成</w:t>
        </w:r>
        <w:proofErr w:type="gramEnd"/>
        <w:r>
          <w:rPr>
            <w:rStyle w:val="af2"/>
            <w:rFonts w:ascii="宋体" w:hAnsi="宋体" w:cs="宋体" w:hint="eastAsia"/>
            <w:color w:val="D4D4D4"/>
            <w:sz w:val="28"/>
            <w:szCs w:val="28"/>
            <w:lang w:bidi="ar"/>
          </w:rPr>
          <w:t>四/五种，写模拟数据集，</w:t>
        </w:r>
      </w:ins>
      <w:ins w:id="1431" w:author="伟 李" w:date="2026-07-13T14:30:00Z">
        <w:r>
          <w:rPr>
            <w:rStyle w:val="af2"/>
            <w:rFonts w:ascii="宋体" w:hAnsi="宋体" w:cs="宋体" w:hint="eastAsia"/>
            <w:color w:val="D4D4D4"/>
            <w:sz w:val="28"/>
            <w:szCs w:val="28"/>
            <w:lang w:bidi="ar"/>
          </w:rPr>
          <w:t>按照数据逻辑来写。</w:t>
        </w:r>
      </w:ins>
    </w:p>
    <w:p w:rsidR="00AE7AB2" w:rsidRDefault="00E10BB2">
      <w:pPr>
        <w:spacing w:before="120" w:after="80" w:line="320" w:lineRule="auto"/>
        <w:jc w:val="center"/>
        <w:rPr>
          <w:ins w:id="1432" w:author="梦" w:date="2026-07-13T17:58:00Z"/>
        </w:rPr>
      </w:pPr>
      <w:ins w:id="1433" w:author="梦" w:date="2026-07-13T17:58:00Z">
        <w:r>
          <w:rPr>
            <w:b/>
            <w:bCs/>
            <w:sz w:val="21"/>
            <w:szCs w:val="21"/>
          </w:rPr>
          <w:t>表</w:t>
        </w:r>
        <w:r>
          <w:rPr>
            <w:b/>
            <w:bCs/>
            <w:sz w:val="21"/>
            <w:szCs w:val="21"/>
          </w:rPr>
          <w:t xml:space="preserve">4-9 </w:t>
        </w:r>
        <w:r>
          <w:rPr>
            <w:b/>
            <w:bCs/>
            <w:sz w:val="21"/>
            <w:szCs w:val="21"/>
          </w:rPr>
          <w:t>测试数据</w:t>
        </w:r>
        <w:r>
          <w:rPr>
            <w:rFonts w:hint="eastAsia"/>
            <w:b/>
            <w:bCs/>
            <w:sz w:val="21"/>
            <w:szCs w:val="21"/>
          </w:rPr>
          <w:t>说明表</w:t>
        </w:r>
      </w:ins>
    </w:p>
    <w:tbl>
      <w:tblPr>
        <w:tblW w:w="5000" w:type="pct"/>
        <w:tblLayout w:type="fixed"/>
        <w:tblLook w:val="04A0" w:firstRow="1" w:lastRow="0" w:firstColumn="1" w:lastColumn="0" w:noHBand="0" w:noVBand="1"/>
        <w:tblPrChange w:id="1434" w:author="梦" w:date="2026-07-13T18:04:00Z">
          <w:tblPr>
            <w:tblW w:w="16500" w:type="dxa"/>
            <w:tblInd w:w="93" w:type="dxa"/>
            <w:tblLook w:val="04A0" w:firstRow="1" w:lastRow="0" w:firstColumn="1" w:lastColumn="0" w:noHBand="0" w:noVBand="1"/>
          </w:tblPr>
        </w:tblPrChange>
      </w:tblPr>
      <w:tblGrid>
        <w:gridCol w:w="481"/>
        <w:gridCol w:w="880"/>
        <w:gridCol w:w="770"/>
        <w:gridCol w:w="1661"/>
        <w:gridCol w:w="1617"/>
        <w:gridCol w:w="1333"/>
        <w:gridCol w:w="2274"/>
        <w:tblGridChange w:id="1435">
          <w:tblGrid>
            <w:gridCol w:w="1080"/>
            <w:gridCol w:w="1335"/>
            <w:gridCol w:w="1305"/>
            <w:gridCol w:w="2850"/>
            <w:gridCol w:w="3180"/>
            <w:gridCol w:w="2460"/>
            <w:gridCol w:w="4290"/>
          </w:tblGrid>
        </w:tblGridChange>
      </w:tblGrid>
      <w:tr w:rsidR="00AE7AB2" w:rsidTr="00AE7AB2">
        <w:trPr>
          <w:trHeight w:val="270"/>
          <w:ins w:id="1436" w:author="梦" w:date="2026-07-13T18:01:00Z"/>
          <w:trPrChange w:id="1437" w:author="梦" w:date="2026-07-13T18:04:00Z">
            <w:trPr>
              <w:trHeight w:val="270"/>
            </w:trPr>
          </w:trPrChange>
        </w:trPr>
        <w:tc>
          <w:tcPr>
            <w:tcW w:w="267"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38" w:author="梦" w:date="2026-07-13T18:04:00Z">
              <w:tcPr>
                <w:tcW w:w="108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39" w:author="梦" w:date="2026-07-13T18:01:00Z"/>
                <w:rFonts w:ascii="宋体" w:hAnsi="宋体" w:cs="宋体"/>
                <w:b/>
                <w:bCs/>
                <w:color w:val="D9D9D9" w:themeColor="background1" w:themeShade="D9"/>
                <w:sz w:val="21"/>
                <w:szCs w:val="21"/>
                <w:rPrChange w:id="1440" w:author="梦" w:date="2026-07-13T18:04:00Z">
                  <w:rPr>
                    <w:ins w:id="1441" w:author="梦" w:date="2026-07-13T18:01:00Z"/>
                    <w:rFonts w:ascii="宋体" w:hAnsi="宋体" w:cs="宋体"/>
                    <w:color w:val="000000"/>
                    <w:sz w:val="22"/>
                    <w:szCs w:val="22"/>
                  </w:rPr>
                </w:rPrChange>
              </w:rPr>
              <w:pPrChange w:id="1442" w:author="梦" w:date="2026-07-13T18:03:00Z">
                <w:pPr>
                  <w:widowControl/>
                  <w:jc w:val="left"/>
                  <w:textAlignment w:val="center"/>
                </w:pPr>
              </w:pPrChange>
            </w:pPr>
            <w:ins w:id="1443" w:author="梦" w:date="2026-07-13T18:01:00Z">
              <w:r>
                <w:rPr>
                  <w:rFonts w:ascii="宋体" w:hAnsi="宋体" w:cs="宋体" w:hint="eastAsia"/>
                  <w:b/>
                  <w:bCs/>
                  <w:color w:val="D9D9D9" w:themeColor="background1" w:themeShade="D9"/>
                  <w:sz w:val="21"/>
                  <w:szCs w:val="21"/>
                  <w:bdr w:val="none" w:sz="4" w:space="0" w:color="auto"/>
                  <w:lang w:bidi="ar"/>
                  <w:rPrChange w:id="1444" w:author="梦" w:date="2026-07-13T18:04:00Z">
                    <w:rPr>
                      <w:rFonts w:ascii="宋体" w:hAnsi="宋体" w:cs="宋体" w:hint="eastAsia"/>
                      <w:color w:val="000000"/>
                      <w:sz w:val="22"/>
                      <w:szCs w:val="22"/>
                      <w:lang w:bidi="ar"/>
                    </w:rPr>
                  </w:rPrChange>
                </w:rPr>
                <w:t>序号</w:t>
              </w:r>
            </w:ins>
          </w:p>
        </w:tc>
        <w:tc>
          <w:tcPr>
            <w:tcW w:w="488"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45" w:author="梦" w:date="2026-07-13T18:04:00Z">
              <w:tcPr>
                <w:tcW w:w="1335"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46" w:author="梦" w:date="2026-07-13T18:01:00Z"/>
                <w:rFonts w:ascii="宋体" w:hAnsi="宋体" w:cs="宋体"/>
                <w:b/>
                <w:bCs/>
                <w:color w:val="D9D9D9" w:themeColor="background1" w:themeShade="D9"/>
                <w:sz w:val="21"/>
                <w:szCs w:val="21"/>
                <w:rPrChange w:id="1447" w:author="梦" w:date="2026-07-13T18:04:00Z">
                  <w:rPr>
                    <w:ins w:id="1448" w:author="梦" w:date="2026-07-13T18:01:00Z"/>
                    <w:rFonts w:ascii="宋体" w:hAnsi="宋体" w:cs="宋体"/>
                    <w:color w:val="000000"/>
                    <w:sz w:val="22"/>
                    <w:szCs w:val="22"/>
                  </w:rPr>
                </w:rPrChange>
              </w:rPr>
              <w:pPrChange w:id="1449" w:author="梦" w:date="2026-07-13T18:03:00Z">
                <w:pPr>
                  <w:widowControl/>
                  <w:jc w:val="left"/>
                  <w:textAlignment w:val="center"/>
                </w:pPr>
              </w:pPrChange>
            </w:pPr>
            <w:ins w:id="1450" w:author="梦" w:date="2026-07-13T18:01:00Z">
              <w:r>
                <w:rPr>
                  <w:rFonts w:ascii="宋体" w:hAnsi="宋体" w:cs="宋体" w:hint="eastAsia"/>
                  <w:b/>
                  <w:bCs/>
                  <w:color w:val="D9D9D9" w:themeColor="background1" w:themeShade="D9"/>
                  <w:sz w:val="21"/>
                  <w:szCs w:val="21"/>
                  <w:bdr w:val="none" w:sz="4" w:space="0" w:color="auto"/>
                  <w:lang w:bidi="ar"/>
                  <w:rPrChange w:id="1451" w:author="梦" w:date="2026-07-13T18:04:00Z">
                    <w:rPr>
                      <w:rFonts w:ascii="宋体" w:hAnsi="宋体" w:cs="宋体" w:hint="eastAsia"/>
                      <w:color w:val="000000"/>
                      <w:sz w:val="22"/>
                      <w:szCs w:val="22"/>
                      <w:lang w:bidi="ar"/>
                    </w:rPr>
                  </w:rPrChange>
                </w:rPr>
                <w:t>数据集名称</w:t>
              </w:r>
            </w:ins>
          </w:p>
        </w:tc>
        <w:tc>
          <w:tcPr>
            <w:tcW w:w="427"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52" w:author="梦" w:date="2026-07-13T18:04:00Z">
              <w:tcPr>
                <w:tcW w:w="1305"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53" w:author="梦" w:date="2026-07-13T18:01:00Z"/>
                <w:rFonts w:ascii="宋体" w:hAnsi="宋体" w:cs="宋体"/>
                <w:b/>
                <w:bCs/>
                <w:color w:val="D9D9D9" w:themeColor="background1" w:themeShade="D9"/>
                <w:sz w:val="21"/>
                <w:szCs w:val="21"/>
                <w:rPrChange w:id="1454" w:author="梦" w:date="2026-07-13T18:04:00Z">
                  <w:rPr>
                    <w:ins w:id="1455" w:author="梦" w:date="2026-07-13T18:01:00Z"/>
                    <w:rFonts w:ascii="宋体" w:hAnsi="宋体" w:cs="宋体"/>
                    <w:color w:val="000000"/>
                    <w:sz w:val="22"/>
                    <w:szCs w:val="22"/>
                  </w:rPr>
                </w:rPrChange>
              </w:rPr>
              <w:pPrChange w:id="1456" w:author="梦" w:date="2026-07-13T18:03:00Z">
                <w:pPr>
                  <w:widowControl/>
                  <w:jc w:val="left"/>
                  <w:textAlignment w:val="center"/>
                </w:pPr>
              </w:pPrChange>
            </w:pPr>
            <w:ins w:id="1457" w:author="梦" w:date="2026-07-13T18:01:00Z">
              <w:r>
                <w:rPr>
                  <w:rFonts w:ascii="宋体" w:hAnsi="宋体" w:cs="宋体" w:hint="eastAsia"/>
                  <w:b/>
                  <w:bCs/>
                  <w:color w:val="D9D9D9" w:themeColor="background1" w:themeShade="D9"/>
                  <w:sz w:val="21"/>
                  <w:szCs w:val="21"/>
                  <w:bdr w:val="none" w:sz="4" w:space="0" w:color="auto"/>
                  <w:lang w:bidi="ar"/>
                  <w:rPrChange w:id="1458" w:author="梦" w:date="2026-07-13T18:04:00Z">
                    <w:rPr>
                      <w:rFonts w:ascii="宋体" w:hAnsi="宋体" w:cs="宋体" w:hint="eastAsia"/>
                      <w:color w:val="000000"/>
                      <w:sz w:val="22"/>
                      <w:szCs w:val="22"/>
                      <w:lang w:bidi="ar"/>
                    </w:rPr>
                  </w:rPrChange>
                </w:rPr>
                <w:t>来源</w:t>
              </w:r>
            </w:ins>
          </w:p>
        </w:tc>
        <w:tc>
          <w:tcPr>
            <w:tcW w:w="920"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59" w:author="梦" w:date="2026-07-13T18:04:00Z">
              <w:tcPr>
                <w:tcW w:w="285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60" w:author="梦" w:date="2026-07-13T18:01:00Z"/>
                <w:rFonts w:ascii="宋体" w:hAnsi="宋体" w:cs="宋体"/>
                <w:b/>
                <w:bCs/>
                <w:color w:val="D9D9D9" w:themeColor="background1" w:themeShade="D9"/>
                <w:sz w:val="21"/>
                <w:szCs w:val="21"/>
                <w:rPrChange w:id="1461" w:author="梦" w:date="2026-07-13T18:04:00Z">
                  <w:rPr>
                    <w:ins w:id="1462" w:author="梦" w:date="2026-07-13T18:01:00Z"/>
                    <w:rFonts w:ascii="宋体" w:hAnsi="宋体" w:cs="宋体"/>
                    <w:color w:val="000000"/>
                    <w:sz w:val="22"/>
                    <w:szCs w:val="22"/>
                  </w:rPr>
                </w:rPrChange>
              </w:rPr>
              <w:pPrChange w:id="1463" w:author="梦" w:date="2026-07-13T18:03:00Z">
                <w:pPr>
                  <w:widowControl/>
                  <w:jc w:val="left"/>
                  <w:textAlignment w:val="center"/>
                </w:pPr>
              </w:pPrChange>
            </w:pPr>
            <w:ins w:id="1464" w:author="梦" w:date="2026-07-13T18:01:00Z">
              <w:r>
                <w:rPr>
                  <w:rFonts w:ascii="宋体" w:hAnsi="宋体" w:cs="宋体" w:hint="eastAsia"/>
                  <w:b/>
                  <w:bCs/>
                  <w:color w:val="D9D9D9" w:themeColor="background1" w:themeShade="D9"/>
                  <w:sz w:val="21"/>
                  <w:szCs w:val="21"/>
                  <w:bdr w:val="none" w:sz="4" w:space="0" w:color="auto"/>
                  <w:lang w:bidi="ar"/>
                  <w:rPrChange w:id="1465" w:author="梦" w:date="2026-07-13T18:04:00Z">
                    <w:rPr>
                      <w:rFonts w:ascii="宋体" w:hAnsi="宋体" w:cs="宋体" w:hint="eastAsia"/>
                      <w:color w:val="000000"/>
                      <w:sz w:val="22"/>
                      <w:szCs w:val="22"/>
                      <w:lang w:bidi="ar"/>
                    </w:rPr>
                  </w:rPrChange>
                </w:rPr>
                <w:t>规模</w:t>
              </w:r>
              <w:r>
                <w:rPr>
                  <w:rFonts w:ascii="宋体" w:hAnsi="宋体" w:cs="宋体"/>
                  <w:b/>
                  <w:bCs/>
                  <w:color w:val="D9D9D9" w:themeColor="background1" w:themeShade="D9"/>
                  <w:sz w:val="21"/>
                  <w:szCs w:val="21"/>
                  <w:bdr w:val="none" w:sz="4" w:space="0" w:color="auto"/>
                  <w:lang w:bidi="ar"/>
                  <w:rPrChange w:id="1466" w:author="梦" w:date="2026-07-13T18:04:00Z">
                    <w:rPr>
                      <w:rFonts w:ascii="宋体" w:hAnsi="宋体" w:cs="宋体"/>
                      <w:color w:val="000000"/>
                      <w:sz w:val="22"/>
                      <w:szCs w:val="22"/>
                      <w:lang w:bidi="ar"/>
                    </w:rPr>
                  </w:rPrChange>
                </w:rPr>
                <w:t>/数量</w:t>
              </w:r>
            </w:ins>
          </w:p>
        </w:tc>
        <w:tc>
          <w:tcPr>
            <w:tcW w:w="896"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67" w:author="梦" w:date="2026-07-13T18:04:00Z">
              <w:tcPr>
                <w:tcW w:w="318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68" w:author="梦" w:date="2026-07-13T18:01:00Z"/>
                <w:rFonts w:ascii="宋体" w:hAnsi="宋体" w:cs="宋体"/>
                <w:b/>
                <w:bCs/>
                <w:color w:val="D9D9D9" w:themeColor="background1" w:themeShade="D9"/>
                <w:sz w:val="21"/>
                <w:szCs w:val="21"/>
                <w:rPrChange w:id="1469" w:author="梦" w:date="2026-07-13T18:04:00Z">
                  <w:rPr>
                    <w:ins w:id="1470" w:author="梦" w:date="2026-07-13T18:01:00Z"/>
                    <w:rFonts w:ascii="宋体" w:hAnsi="宋体" w:cs="宋体"/>
                    <w:color w:val="000000"/>
                    <w:sz w:val="22"/>
                    <w:szCs w:val="22"/>
                  </w:rPr>
                </w:rPrChange>
              </w:rPr>
              <w:pPrChange w:id="1471" w:author="梦" w:date="2026-07-13T18:03:00Z">
                <w:pPr>
                  <w:widowControl/>
                  <w:jc w:val="left"/>
                  <w:textAlignment w:val="center"/>
                </w:pPr>
              </w:pPrChange>
            </w:pPr>
            <w:ins w:id="1472" w:author="梦" w:date="2026-07-13T18:01:00Z">
              <w:r>
                <w:rPr>
                  <w:rFonts w:ascii="宋体" w:hAnsi="宋体" w:cs="宋体" w:hint="eastAsia"/>
                  <w:b/>
                  <w:bCs/>
                  <w:color w:val="D9D9D9" w:themeColor="background1" w:themeShade="D9"/>
                  <w:sz w:val="21"/>
                  <w:szCs w:val="21"/>
                  <w:bdr w:val="none" w:sz="4" w:space="0" w:color="auto"/>
                  <w:lang w:bidi="ar"/>
                  <w:rPrChange w:id="1473" w:author="梦" w:date="2026-07-13T18:04:00Z">
                    <w:rPr>
                      <w:rFonts w:ascii="宋体" w:hAnsi="宋体" w:cs="宋体" w:hint="eastAsia"/>
                      <w:color w:val="000000"/>
                      <w:sz w:val="22"/>
                      <w:szCs w:val="22"/>
                      <w:lang w:bidi="ar"/>
                    </w:rPr>
                  </w:rPrChange>
                </w:rPr>
                <w:t>数据类型构成</w:t>
              </w:r>
            </w:ins>
          </w:p>
        </w:tc>
        <w:tc>
          <w:tcPr>
            <w:tcW w:w="739"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74" w:author="梦" w:date="2026-07-13T18:04:00Z">
              <w:tcPr>
                <w:tcW w:w="246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75" w:author="梦" w:date="2026-07-13T18:01:00Z"/>
                <w:rFonts w:ascii="宋体" w:hAnsi="宋体" w:cs="宋体"/>
                <w:b/>
                <w:bCs/>
                <w:color w:val="D9D9D9" w:themeColor="background1" w:themeShade="D9"/>
                <w:sz w:val="21"/>
                <w:szCs w:val="21"/>
                <w:rPrChange w:id="1476" w:author="梦" w:date="2026-07-13T18:04:00Z">
                  <w:rPr>
                    <w:ins w:id="1477" w:author="梦" w:date="2026-07-13T18:01:00Z"/>
                    <w:rFonts w:ascii="宋体" w:hAnsi="宋体" w:cs="宋体"/>
                    <w:color w:val="000000"/>
                    <w:sz w:val="22"/>
                    <w:szCs w:val="22"/>
                  </w:rPr>
                </w:rPrChange>
              </w:rPr>
              <w:pPrChange w:id="1478" w:author="梦" w:date="2026-07-13T18:03:00Z">
                <w:pPr>
                  <w:widowControl/>
                  <w:jc w:val="left"/>
                  <w:textAlignment w:val="center"/>
                </w:pPr>
              </w:pPrChange>
            </w:pPr>
            <w:ins w:id="1479" w:author="梦" w:date="2026-07-13T18:01:00Z">
              <w:r>
                <w:rPr>
                  <w:rFonts w:ascii="宋体" w:hAnsi="宋体" w:cs="宋体" w:hint="eastAsia"/>
                  <w:b/>
                  <w:bCs/>
                  <w:color w:val="D9D9D9" w:themeColor="background1" w:themeShade="D9"/>
                  <w:sz w:val="21"/>
                  <w:szCs w:val="21"/>
                  <w:bdr w:val="none" w:sz="4" w:space="0" w:color="auto"/>
                  <w:lang w:bidi="ar"/>
                  <w:rPrChange w:id="1480" w:author="梦" w:date="2026-07-13T18:04:00Z">
                    <w:rPr>
                      <w:rFonts w:ascii="宋体" w:hAnsi="宋体" w:cs="宋体" w:hint="eastAsia"/>
                      <w:color w:val="000000"/>
                      <w:sz w:val="22"/>
                      <w:szCs w:val="22"/>
                      <w:lang w:bidi="ar"/>
                    </w:rPr>
                  </w:rPrChange>
                </w:rPr>
                <w:t>生成</w:t>
              </w:r>
              <w:r>
                <w:rPr>
                  <w:rFonts w:ascii="宋体" w:hAnsi="宋体" w:cs="宋体"/>
                  <w:b/>
                  <w:bCs/>
                  <w:color w:val="D9D9D9" w:themeColor="background1" w:themeShade="D9"/>
                  <w:sz w:val="21"/>
                  <w:szCs w:val="21"/>
                  <w:bdr w:val="none" w:sz="4" w:space="0" w:color="auto"/>
                  <w:lang w:bidi="ar"/>
                  <w:rPrChange w:id="1481" w:author="梦" w:date="2026-07-13T18:04:00Z">
                    <w:rPr>
                      <w:rFonts w:ascii="宋体" w:hAnsi="宋体" w:cs="宋体"/>
                      <w:color w:val="000000"/>
                      <w:sz w:val="22"/>
                      <w:szCs w:val="22"/>
                      <w:lang w:bidi="ar"/>
                    </w:rPr>
                  </w:rPrChange>
                </w:rPr>
                <w:t>/采集方式</w:t>
              </w:r>
            </w:ins>
          </w:p>
        </w:tc>
        <w:tc>
          <w:tcPr>
            <w:tcW w:w="1260" w:type="pct"/>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vAlign w:val="center"/>
            <w:tcPrChange w:id="1482" w:author="梦" w:date="2026-07-13T18:04:00Z">
              <w:tcPr>
                <w:tcW w:w="4290" w:type="dxa"/>
                <w:tcBorders>
                  <w:top w:val="single" w:sz="4" w:space="0" w:color="000000"/>
                  <w:left w:val="single" w:sz="4" w:space="0" w:color="000000"/>
                  <w:bottom w:val="single" w:sz="4" w:space="0" w:color="000000"/>
                  <w:right w:val="single" w:sz="4" w:space="0" w:color="000000"/>
                </w:tcBorders>
                <w:noWrap/>
                <w:vAlign w:val="center"/>
              </w:tcPr>
            </w:tcPrChange>
          </w:tcPr>
          <w:p w:rsidR="00AE7AB2" w:rsidRPr="00AE7AB2" w:rsidRDefault="00E10BB2" w:rsidP="00AE7AB2">
            <w:pPr>
              <w:widowControl/>
              <w:spacing w:after="20" w:line="281" w:lineRule="auto"/>
              <w:jc w:val="center"/>
              <w:rPr>
                <w:ins w:id="1483" w:author="梦" w:date="2026-07-13T18:01:00Z"/>
                <w:rFonts w:ascii="宋体" w:hAnsi="宋体" w:cs="宋体"/>
                <w:b/>
                <w:bCs/>
                <w:color w:val="D9D9D9" w:themeColor="background1" w:themeShade="D9"/>
                <w:sz w:val="21"/>
                <w:szCs w:val="21"/>
                <w:rPrChange w:id="1484" w:author="梦" w:date="2026-07-13T18:04:00Z">
                  <w:rPr>
                    <w:ins w:id="1485" w:author="梦" w:date="2026-07-13T18:01:00Z"/>
                    <w:rFonts w:ascii="宋体" w:hAnsi="宋体" w:cs="宋体"/>
                    <w:color w:val="000000"/>
                    <w:sz w:val="22"/>
                    <w:szCs w:val="22"/>
                  </w:rPr>
                </w:rPrChange>
              </w:rPr>
              <w:pPrChange w:id="1486" w:author="梦" w:date="2026-07-13T18:03:00Z">
                <w:pPr>
                  <w:widowControl/>
                  <w:jc w:val="left"/>
                  <w:textAlignment w:val="center"/>
                </w:pPr>
              </w:pPrChange>
            </w:pPr>
            <w:ins w:id="1487" w:author="梦" w:date="2026-07-13T18:01:00Z">
              <w:r>
                <w:rPr>
                  <w:rFonts w:ascii="宋体" w:hAnsi="宋体" w:cs="宋体" w:hint="eastAsia"/>
                  <w:b/>
                  <w:bCs/>
                  <w:color w:val="D9D9D9" w:themeColor="background1" w:themeShade="D9"/>
                  <w:sz w:val="21"/>
                  <w:szCs w:val="21"/>
                  <w:bdr w:val="none" w:sz="4" w:space="0" w:color="auto"/>
                  <w:lang w:bidi="ar"/>
                  <w:rPrChange w:id="1488" w:author="梦" w:date="2026-07-13T18:04:00Z">
                    <w:rPr>
                      <w:rFonts w:ascii="宋体" w:hAnsi="宋体" w:cs="宋体" w:hint="eastAsia"/>
                      <w:color w:val="000000"/>
                      <w:sz w:val="22"/>
                      <w:szCs w:val="22"/>
                      <w:lang w:bidi="ar"/>
                    </w:rPr>
                  </w:rPrChange>
                </w:rPr>
                <w:t>构成与确认方式</w:t>
              </w:r>
            </w:ins>
          </w:p>
        </w:tc>
      </w:tr>
      <w:tr w:rsidR="00AE7AB2" w:rsidTr="00AE7AB2">
        <w:trPr>
          <w:trHeight w:val="810"/>
          <w:ins w:id="1489" w:author="梦" w:date="2026-07-13T18:01:00Z"/>
          <w:trPrChange w:id="1490" w:author="梦" w:date="2026-07-13T18:04:00Z">
            <w:trPr>
              <w:trHeight w:val="810"/>
            </w:trPr>
          </w:trPrChange>
        </w:trPr>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49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center"/>
              <w:textAlignment w:val="center"/>
              <w:rPr>
                <w:ins w:id="1492" w:author="梦" w:date="2026-07-13T18:01:00Z"/>
                <w:rFonts w:ascii="宋体" w:hAnsi="宋体" w:cs="宋体"/>
                <w:color w:val="000000"/>
                <w:sz w:val="22"/>
                <w:szCs w:val="22"/>
              </w:rPr>
              <w:pPrChange w:id="1493" w:author="梦" w:date="2026-07-13T18:05:00Z">
                <w:pPr>
                  <w:widowControl/>
                  <w:jc w:val="right"/>
                  <w:textAlignment w:val="center"/>
                </w:pPr>
              </w:pPrChange>
            </w:pPr>
            <w:ins w:id="1494" w:author="梦" w:date="2026-07-13T18:01:00Z">
              <w:r>
                <w:rPr>
                  <w:rFonts w:ascii="宋体" w:hAnsi="宋体" w:cs="宋体" w:hint="eastAsia"/>
                  <w:color w:val="000000"/>
                  <w:sz w:val="22"/>
                  <w:szCs w:val="22"/>
                  <w:lang w:bidi="ar"/>
                </w:rPr>
                <w:t>1</w:t>
              </w:r>
            </w:ins>
          </w:p>
        </w:tc>
        <w:tc>
          <w:tcPr>
            <w:tcW w:w="488"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495"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496" w:author="梦" w:date="2026-07-13T18:01:00Z"/>
                <w:rFonts w:ascii="宋体" w:hAnsi="宋体" w:cs="宋体"/>
                <w:color w:val="000000"/>
                <w:sz w:val="22"/>
                <w:szCs w:val="22"/>
              </w:rPr>
              <w:pPrChange w:id="1497" w:author="梦" w:date="2026-07-13T18:03:00Z">
                <w:pPr>
                  <w:widowControl/>
                  <w:jc w:val="left"/>
                  <w:textAlignment w:val="center"/>
                </w:pPr>
              </w:pPrChange>
            </w:pPr>
            <w:ins w:id="1498" w:author="梦" w:date="2026-07-13T18:01:00Z">
              <w:r>
                <w:rPr>
                  <w:rFonts w:ascii="宋体" w:hAnsi="宋体" w:cs="宋体" w:hint="eastAsia"/>
                  <w:color w:val="000000"/>
                  <w:sz w:val="22"/>
                  <w:szCs w:val="22"/>
                  <w:lang w:bidi="ar"/>
                </w:rPr>
                <w:t>产业数据</w:t>
              </w:r>
            </w:ins>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499"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00" w:author="梦" w:date="2026-07-13T18:01:00Z"/>
                <w:rFonts w:ascii="宋体" w:hAnsi="宋体" w:cs="宋体"/>
                <w:color w:val="000000"/>
                <w:sz w:val="22"/>
                <w:szCs w:val="22"/>
              </w:rPr>
              <w:pPrChange w:id="1501" w:author="梦" w:date="2026-07-13T18:03:00Z">
                <w:pPr>
                  <w:widowControl/>
                  <w:jc w:val="left"/>
                  <w:textAlignment w:val="center"/>
                </w:pPr>
              </w:pPrChange>
            </w:pPr>
            <w:ins w:id="1502" w:author="梦" w:date="2026-07-13T18:01:00Z">
              <w:r>
                <w:rPr>
                  <w:rFonts w:ascii="宋体" w:hAnsi="宋体" w:cs="宋体" w:hint="eastAsia"/>
                  <w:color w:val="000000"/>
                  <w:sz w:val="22"/>
                  <w:szCs w:val="22"/>
                  <w:lang w:bidi="ar"/>
                </w:rPr>
                <w:t>模拟数据</w:t>
              </w:r>
            </w:ins>
          </w:p>
        </w:tc>
        <w:tc>
          <w:tcPr>
            <w:tcW w:w="920"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03"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04" w:author="梦" w:date="2026-07-13T18:01:00Z"/>
                <w:rFonts w:ascii="宋体" w:hAnsi="宋体" w:cs="宋体"/>
                <w:color w:val="000000"/>
                <w:sz w:val="22"/>
                <w:szCs w:val="22"/>
              </w:rPr>
              <w:pPrChange w:id="1505" w:author="梦" w:date="2026-07-13T18:03:00Z">
                <w:pPr>
                  <w:widowControl/>
                  <w:jc w:val="left"/>
                  <w:textAlignment w:val="center"/>
                </w:pPr>
              </w:pPrChange>
            </w:pPr>
            <w:ins w:id="1506" w:author="梦" w:date="2026-07-13T18:01:00Z">
              <w:r>
                <w:rPr>
                  <w:rFonts w:ascii="宋体" w:hAnsi="宋体" w:cs="宋体" w:hint="eastAsia"/>
                  <w:color w:val="000000"/>
                  <w:sz w:val="22"/>
                  <w:szCs w:val="22"/>
                  <w:lang w:bidi="ar"/>
                </w:rPr>
                <w:t>31个省（自治区、直辖市）</w:t>
              </w:r>
            </w:ins>
          </w:p>
        </w:tc>
        <w:tc>
          <w:tcPr>
            <w:tcW w:w="896"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07"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08" w:author="梦" w:date="2026-07-13T18:01:00Z"/>
                <w:rFonts w:ascii="宋体" w:hAnsi="宋体" w:cs="宋体"/>
                <w:color w:val="000000"/>
                <w:sz w:val="22"/>
                <w:szCs w:val="22"/>
              </w:rPr>
              <w:pPrChange w:id="1509" w:author="梦" w:date="2026-07-13T18:03:00Z">
                <w:pPr>
                  <w:widowControl/>
                  <w:jc w:val="left"/>
                  <w:textAlignment w:val="center"/>
                </w:pPr>
              </w:pPrChange>
            </w:pPr>
            <w:ins w:id="1510" w:author="梦" w:date="2026-07-13T18:01:00Z">
              <w:r>
                <w:rPr>
                  <w:rFonts w:ascii="宋体" w:hAnsi="宋体" w:cs="宋体" w:hint="eastAsia"/>
                  <w:color w:val="000000"/>
                  <w:sz w:val="22"/>
                  <w:szCs w:val="22"/>
                  <w:lang w:bidi="ar"/>
                </w:rPr>
                <w:t>整数型、小数型、数值型</w:t>
              </w:r>
            </w:ins>
          </w:p>
        </w:tc>
        <w:tc>
          <w:tcPr>
            <w:tcW w:w="739"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1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12" w:author="梦" w:date="2026-07-13T18:01:00Z"/>
                <w:rFonts w:ascii="宋体" w:hAnsi="宋体" w:cs="宋体"/>
                <w:color w:val="000000"/>
                <w:sz w:val="22"/>
                <w:szCs w:val="22"/>
              </w:rPr>
              <w:pPrChange w:id="1513" w:author="梦" w:date="2026-07-13T18:03:00Z">
                <w:pPr>
                  <w:widowControl/>
                  <w:jc w:val="left"/>
                  <w:textAlignment w:val="center"/>
                </w:pPr>
              </w:pPrChange>
            </w:pPr>
            <w:ins w:id="1514" w:author="梦" w:date="2026-07-13T18:01:00Z">
              <w:r>
                <w:rPr>
                  <w:rFonts w:ascii="宋体" w:hAnsi="宋体" w:cs="宋体" w:hint="eastAsia"/>
                  <w:color w:val="000000"/>
                  <w:sz w:val="22"/>
                  <w:szCs w:val="22"/>
                  <w:lang w:bidi="ar"/>
                </w:rPr>
                <w:t>大模型生成</w:t>
              </w:r>
            </w:ins>
          </w:p>
        </w:tc>
        <w:tc>
          <w:tcPr>
            <w:tcW w:w="1260" w:type="pct"/>
            <w:tcBorders>
              <w:top w:val="single" w:sz="4" w:space="0" w:color="000000"/>
              <w:left w:val="single" w:sz="4" w:space="0" w:color="000000"/>
              <w:bottom w:val="single" w:sz="4" w:space="0" w:color="000000"/>
              <w:right w:val="single" w:sz="4" w:space="0" w:color="000000"/>
            </w:tcBorders>
            <w:shd w:val="clear" w:color="auto" w:fill="auto"/>
            <w:vAlign w:val="center"/>
            <w:tcPrChange w:id="1515" w:author="梦" w:date="2026-07-13T18:04:00Z">
              <w:tcPr>
                <w:tcW w:w="4290" w:type="dxa"/>
                <w:tcBorders>
                  <w:top w:val="single" w:sz="4" w:space="0" w:color="000000"/>
                  <w:left w:val="single" w:sz="4" w:space="0" w:color="000000"/>
                  <w:bottom w:val="single" w:sz="4" w:space="0" w:color="000000"/>
                  <w:right w:val="single" w:sz="4" w:space="0" w:color="000000"/>
                </w:tcBorders>
                <w:vAlign w:val="center"/>
              </w:tcPr>
            </w:tcPrChange>
          </w:tcPr>
          <w:p w:rsidR="00AE7AB2" w:rsidRDefault="00E10BB2" w:rsidP="00AE7AB2">
            <w:pPr>
              <w:widowControl/>
              <w:spacing w:after="20" w:line="281" w:lineRule="auto"/>
              <w:jc w:val="left"/>
              <w:textAlignment w:val="center"/>
              <w:rPr>
                <w:ins w:id="1516" w:author="梦" w:date="2026-07-13T18:01:00Z"/>
                <w:rFonts w:ascii="宋体" w:hAnsi="宋体" w:cs="宋体"/>
                <w:color w:val="000000"/>
                <w:sz w:val="22"/>
                <w:szCs w:val="22"/>
              </w:rPr>
              <w:pPrChange w:id="1517" w:author="梦" w:date="2026-07-13T18:03:00Z">
                <w:pPr>
                  <w:widowControl/>
                  <w:jc w:val="left"/>
                  <w:textAlignment w:val="center"/>
                </w:pPr>
              </w:pPrChange>
            </w:pPr>
            <w:ins w:id="1518" w:author="梦" w:date="2026-07-13T18:01:00Z">
              <w:r>
                <w:rPr>
                  <w:rFonts w:ascii="宋体" w:hAnsi="宋体" w:cs="宋体" w:hint="eastAsia"/>
                  <w:color w:val="000000"/>
                  <w:sz w:val="22"/>
                  <w:szCs w:val="22"/>
                  <w:lang w:bidi="ar"/>
                </w:rPr>
                <w:t>整数型数据为大于等于0的整数；</w:t>
              </w:r>
              <w:r>
                <w:rPr>
                  <w:rFonts w:ascii="宋体" w:hAnsi="宋体" w:cs="宋体" w:hint="eastAsia"/>
                  <w:color w:val="000000"/>
                  <w:sz w:val="22"/>
                  <w:szCs w:val="22"/>
                  <w:lang w:bidi="ar"/>
                </w:rPr>
                <w:br/>
                <w:t>小数型数据为0-1之间的数据；</w:t>
              </w:r>
              <w:r>
                <w:rPr>
                  <w:rFonts w:ascii="宋体" w:hAnsi="宋体" w:cs="宋体" w:hint="eastAsia"/>
                  <w:color w:val="000000"/>
                  <w:sz w:val="22"/>
                  <w:szCs w:val="22"/>
                  <w:lang w:bidi="ar"/>
                </w:rPr>
                <w:br/>
                <w:t>数值型数据为大于等于0的数据</w:t>
              </w:r>
            </w:ins>
          </w:p>
        </w:tc>
      </w:tr>
      <w:tr w:rsidR="00AE7AB2" w:rsidTr="00AE7AB2">
        <w:trPr>
          <w:trHeight w:val="810"/>
          <w:ins w:id="1519" w:author="梦" w:date="2026-07-13T18:01:00Z"/>
          <w:trPrChange w:id="1520" w:author="梦" w:date="2026-07-13T18:04:00Z">
            <w:trPr>
              <w:trHeight w:val="810"/>
            </w:trPr>
          </w:trPrChange>
        </w:trPr>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2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center"/>
              <w:textAlignment w:val="center"/>
              <w:rPr>
                <w:ins w:id="1522" w:author="梦" w:date="2026-07-13T18:01:00Z"/>
                <w:rFonts w:ascii="宋体" w:hAnsi="宋体" w:cs="宋体"/>
                <w:color w:val="000000"/>
                <w:sz w:val="22"/>
                <w:szCs w:val="22"/>
              </w:rPr>
              <w:pPrChange w:id="1523" w:author="梦" w:date="2026-07-13T18:05:00Z">
                <w:pPr>
                  <w:widowControl/>
                  <w:jc w:val="right"/>
                  <w:textAlignment w:val="center"/>
                </w:pPr>
              </w:pPrChange>
            </w:pPr>
            <w:ins w:id="1524" w:author="梦" w:date="2026-07-13T18:01:00Z">
              <w:r>
                <w:rPr>
                  <w:rFonts w:ascii="宋体" w:hAnsi="宋体" w:cs="宋体" w:hint="eastAsia"/>
                  <w:color w:val="000000"/>
                  <w:sz w:val="22"/>
                  <w:szCs w:val="22"/>
                  <w:lang w:bidi="ar"/>
                </w:rPr>
                <w:t>2</w:t>
              </w:r>
            </w:ins>
          </w:p>
        </w:tc>
        <w:tc>
          <w:tcPr>
            <w:tcW w:w="488"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25"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26" w:author="梦" w:date="2026-07-13T18:01:00Z"/>
                <w:rFonts w:ascii="宋体" w:hAnsi="宋体" w:cs="宋体"/>
                <w:color w:val="000000"/>
                <w:sz w:val="22"/>
                <w:szCs w:val="22"/>
              </w:rPr>
              <w:pPrChange w:id="1527" w:author="梦" w:date="2026-07-13T18:03:00Z">
                <w:pPr>
                  <w:widowControl/>
                  <w:jc w:val="left"/>
                  <w:textAlignment w:val="center"/>
                </w:pPr>
              </w:pPrChange>
            </w:pPr>
            <w:ins w:id="1528" w:author="梦" w:date="2026-07-13T18:01:00Z">
              <w:r>
                <w:rPr>
                  <w:rFonts w:ascii="宋体" w:hAnsi="宋体" w:cs="宋体" w:hint="eastAsia"/>
                  <w:color w:val="000000"/>
                  <w:sz w:val="22"/>
                  <w:szCs w:val="22"/>
                  <w:lang w:bidi="ar"/>
                </w:rPr>
                <w:t>企业数据</w:t>
              </w:r>
            </w:ins>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29"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30" w:author="梦" w:date="2026-07-13T18:01:00Z"/>
                <w:rFonts w:ascii="宋体" w:hAnsi="宋体" w:cs="宋体"/>
                <w:color w:val="000000"/>
                <w:sz w:val="22"/>
                <w:szCs w:val="22"/>
              </w:rPr>
              <w:pPrChange w:id="1531" w:author="梦" w:date="2026-07-13T18:03:00Z">
                <w:pPr>
                  <w:widowControl/>
                  <w:jc w:val="left"/>
                  <w:textAlignment w:val="center"/>
                </w:pPr>
              </w:pPrChange>
            </w:pPr>
            <w:ins w:id="1532" w:author="梦" w:date="2026-07-13T18:01:00Z">
              <w:r>
                <w:rPr>
                  <w:rFonts w:ascii="宋体" w:hAnsi="宋体" w:cs="宋体" w:hint="eastAsia"/>
                  <w:color w:val="000000"/>
                  <w:sz w:val="22"/>
                  <w:szCs w:val="22"/>
                  <w:lang w:bidi="ar"/>
                </w:rPr>
                <w:t>模拟数据</w:t>
              </w:r>
            </w:ins>
          </w:p>
        </w:tc>
        <w:tc>
          <w:tcPr>
            <w:tcW w:w="920"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33"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34" w:author="梦" w:date="2026-07-13T18:01:00Z"/>
                <w:rFonts w:ascii="宋体" w:hAnsi="宋体" w:cs="宋体"/>
                <w:color w:val="000000"/>
                <w:sz w:val="22"/>
                <w:szCs w:val="22"/>
              </w:rPr>
              <w:pPrChange w:id="1535" w:author="梦" w:date="2026-07-13T18:03:00Z">
                <w:pPr>
                  <w:widowControl/>
                  <w:jc w:val="left"/>
                  <w:textAlignment w:val="center"/>
                </w:pPr>
              </w:pPrChange>
            </w:pPr>
            <w:ins w:id="1536" w:author="梦" w:date="2026-07-13T18:01:00Z">
              <w:r>
                <w:rPr>
                  <w:rFonts w:ascii="宋体" w:hAnsi="宋体" w:cs="宋体" w:hint="eastAsia"/>
                  <w:color w:val="000000"/>
                  <w:sz w:val="22"/>
                  <w:szCs w:val="22"/>
                  <w:lang w:bidi="ar"/>
                </w:rPr>
                <w:t>80个企业数据</w:t>
              </w:r>
            </w:ins>
          </w:p>
        </w:tc>
        <w:tc>
          <w:tcPr>
            <w:tcW w:w="896"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37"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38" w:author="梦" w:date="2026-07-13T18:01:00Z"/>
                <w:rFonts w:ascii="宋体" w:hAnsi="宋体" w:cs="宋体"/>
                <w:color w:val="000000"/>
                <w:sz w:val="22"/>
                <w:szCs w:val="22"/>
              </w:rPr>
              <w:pPrChange w:id="1539" w:author="梦" w:date="2026-07-13T18:03:00Z">
                <w:pPr>
                  <w:widowControl/>
                  <w:jc w:val="left"/>
                  <w:textAlignment w:val="center"/>
                </w:pPr>
              </w:pPrChange>
            </w:pPr>
            <w:ins w:id="1540" w:author="梦" w:date="2026-07-13T18:01:00Z">
              <w:r>
                <w:rPr>
                  <w:rFonts w:ascii="宋体" w:hAnsi="宋体" w:cs="宋体" w:hint="eastAsia"/>
                  <w:color w:val="000000"/>
                  <w:sz w:val="22"/>
                  <w:szCs w:val="22"/>
                  <w:lang w:bidi="ar"/>
                </w:rPr>
                <w:t>整数型、小数型、数值型</w:t>
              </w:r>
            </w:ins>
          </w:p>
        </w:tc>
        <w:tc>
          <w:tcPr>
            <w:tcW w:w="739"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4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42" w:author="梦" w:date="2026-07-13T18:01:00Z"/>
                <w:rFonts w:ascii="宋体" w:hAnsi="宋体" w:cs="宋体"/>
                <w:color w:val="000000"/>
                <w:sz w:val="22"/>
                <w:szCs w:val="22"/>
              </w:rPr>
              <w:pPrChange w:id="1543" w:author="梦" w:date="2026-07-13T18:03:00Z">
                <w:pPr>
                  <w:widowControl/>
                  <w:jc w:val="left"/>
                  <w:textAlignment w:val="center"/>
                </w:pPr>
              </w:pPrChange>
            </w:pPr>
            <w:ins w:id="1544" w:author="梦" w:date="2026-07-13T18:01:00Z">
              <w:r>
                <w:rPr>
                  <w:rFonts w:ascii="宋体" w:hAnsi="宋体" w:cs="宋体" w:hint="eastAsia"/>
                  <w:color w:val="000000"/>
                  <w:sz w:val="22"/>
                  <w:szCs w:val="22"/>
                  <w:lang w:bidi="ar"/>
                </w:rPr>
                <w:t>大模型生成</w:t>
              </w:r>
            </w:ins>
          </w:p>
        </w:tc>
        <w:tc>
          <w:tcPr>
            <w:tcW w:w="1260" w:type="pct"/>
            <w:tcBorders>
              <w:top w:val="single" w:sz="4" w:space="0" w:color="000000"/>
              <w:left w:val="single" w:sz="4" w:space="0" w:color="000000"/>
              <w:bottom w:val="single" w:sz="4" w:space="0" w:color="000000"/>
              <w:right w:val="single" w:sz="4" w:space="0" w:color="000000"/>
            </w:tcBorders>
            <w:shd w:val="clear" w:color="auto" w:fill="auto"/>
            <w:vAlign w:val="center"/>
            <w:tcPrChange w:id="1545" w:author="梦" w:date="2026-07-13T18:04:00Z">
              <w:tcPr>
                <w:tcW w:w="4290" w:type="dxa"/>
                <w:tcBorders>
                  <w:top w:val="single" w:sz="4" w:space="0" w:color="000000"/>
                  <w:left w:val="single" w:sz="4" w:space="0" w:color="000000"/>
                  <w:bottom w:val="single" w:sz="4" w:space="0" w:color="000000"/>
                  <w:right w:val="single" w:sz="4" w:space="0" w:color="000000"/>
                </w:tcBorders>
                <w:vAlign w:val="center"/>
              </w:tcPr>
            </w:tcPrChange>
          </w:tcPr>
          <w:p w:rsidR="00AE7AB2" w:rsidRDefault="00E10BB2" w:rsidP="00AE7AB2">
            <w:pPr>
              <w:widowControl/>
              <w:spacing w:after="20" w:line="281" w:lineRule="auto"/>
              <w:jc w:val="left"/>
              <w:textAlignment w:val="center"/>
              <w:rPr>
                <w:ins w:id="1546" w:author="梦" w:date="2026-07-13T18:01:00Z"/>
                <w:rFonts w:ascii="宋体" w:hAnsi="宋体" w:cs="宋体"/>
                <w:color w:val="000000"/>
                <w:sz w:val="22"/>
                <w:szCs w:val="22"/>
              </w:rPr>
              <w:pPrChange w:id="1547" w:author="梦" w:date="2026-07-13T18:03:00Z">
                <w:pPr>
                  <w:widowControl/>
                  <w:jc w:val="left"/>
                  <w:textAlignment w:val="center"/>
                </w:pPr>
              </w:pPrChange>
            </w:pPr>
            <w:ins w:id="1548" w:author="梦" w:date="2026-07-13T18:01:00Z">
              <w:r>
                <w:rPr>
                  <w:rFonts w:ascii="宋体" w:hAnsi="宋体" w:cs="宋体" w:hint="eastAsia"/>
                  <w:color w:val="000000"/>
                  <w:sz w:val="22"/>
                  <w:szCs w:val="22"/>
                  <w:lang w:bidi="ar"/>
                </w:rPr>
                <w:t>整数型数据为大于等于0的整数；</w:t>
              </w:r>
              <w:r>
                <w:rPr>
                  <w:rFonts w:ascii="宋体" w:hAnsi="宋体" w:cs="宋体" w:hint="eastAsia"/>
                  <w:color w:val="000000"/>
                  <w:sz w:val="22"/>
                  <w:szCs w:val="22"/>
                  <w:lang w:bidi="ar"/>
                </w:rPr>
                <w:br/>
                <w:t>小数型数据为0-1之间的数据；</w:t>
              </w:r>
              <w:r>
                <w:rPr>
                  <w:rFonts w:ascii="宋体" w:hAnsi="宋体" w:cs="宋体" w:hint="eastAsia"/>
                  <w:color w:val="000000"/>
                  <w:sz w:val="22"/>
                  <w:szCs w:val="22"/>
                  <w:lang w:bidi="ar"/>
                </w:rPr>
                <w:br/>
                <w:t>数值型数据为大于等于0的数据</w:t>
              </w:r>
            </w:ins>
          </w:p>
        </w:tc>
      </w:tr>
      <w:tr w:rsidR="00AE7AB2" w:rsidTr="00AE7AB2">
        <w:trPr>
          <w:trHeight w:val="270"/>
          <w:ins w:id="1549" w:author="梦" w:date="2026-07-13T18:01:00Z"/>
          <w:trPrChange w:id="1550" w:author="梦" w:date="2026-07-13T18:04:00Z">
            <w:trPr>
              <w:trHeight w:val="270"/>
            </w:trPr>
          </w:trPrChange>
        </w:trPr>
        <w:tc>
          <w:tcPr>
            <w:tcW w:w="26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5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center"/>
              <w:textAlignment w:val="center"/>
              <w:rPr>
                <w:ins w:id="1552" w:author="梦" w:date="2026-07-13T18:01:00Z"/>
                <w:rFonts w:ascii="宋体" w:hAnsi="宋体" w:cs="宋体"/>
                <w:color w:val="000000"/>
                <w:sz w:val="22"/>
                <w:szCs w:val="22"/>
              </w:rPr>
              <w:pPrChange w:id="1553" w:author="梦" w:date="2026-07-13T18:05:00Z">
                <w:pPr>
                  <w:widowControl/>
                  <w:jc w:val="right"/>
                  <w:textAlignment w:val="center"/>
                </w:pPr>
              </w:pPrChange>
            </w:pPr>
            <w:ins w:id="1554" w:author="梦" w:date="2026-07-13T18:01:00Z">
              <w:r>
                <w:rPr>
                  <w:rFonts w:ascii="宋体" w:hAnsi="宋体" w:cs="宋体" w:hint="eastAsia"/>
                  <w:color w:val="000000"/>
                  <w:sz w:val="22"/>
                  <w:szCs w:val="22"/>
                  <w:lang w:bidi="ar"/>
                </w:rPr>
                <w:t>3</w:t>
              </w:r>
            </w:ins>
          </w:p>
        </w:tc>
        <w:tc>
          <w:tcPr>
            <w:tcW w:w="488"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55"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56" w:author="梦" w:date="2026-07-13T18:01:00Z"/>
                <w:rFonts w:ascii="宋体" w:hAnsi="宋体" w:cs="宋体"/>
                <w:color w:val="000000"/>
                <w:sz w:val="22"/>
                <w:szCs w:val="22"/>
              </w:rPr>
              <w:pPrChange w:id="1557" w:author="梦" w:date="2026-07-13T18:03:00Z">
                <w:pPr>
                  <w:widowControl/>
                  <w:jc w:val="left"/>
                  <w:textAlignment w:val="center"/>
                </w:pPr>
              </w:pPrChange>
            </w:pPr>
            <w:ins w:id="1558" w:author="梦" w:date="2026-07-13T18:01:00Z">
              <w:r>
                <w:rPr>
                  <w:rFonts w:ascii="宋体" w:hAnsi="宋体" w:cs="宋体" w:hint="eastAsia"/>
                  <w:color w:val="000000"/>
                  <w:sz w:val="22"/>
                  <w:szCs w:val="22"/>
                  <w:lang w:bidi="ar"/>
                </w:rPr>
                <w:t>人员数据</w:t>
              </w:r>
            </w:ins>
          </w:p>
        </w:tc>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59"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60" w:author="梦" w:date="2026-07-13T18:01:00Z"/>
                <w:rFonts w:ascii="宋体" w:hAnsi="宋体" w:cs="宋体"/>
                <w:color w:val="000000"/>
                <w:sz w:val="22"/>
                <w:szCs w:val="22"/>
              </w:rPr>
              <w:pPrChange w:id="1561" w:author="梦" w:date="2026-07-13T18:03:00Z">
                <w:pPr>
                  <w:widowControl/>
                  <w:jc w:val="left"/>
                  <w:textAlignment w:val="center"/>
                </w:pPr>
              </w:pPrChange>
            </w:pPr>
            <w:ins w:id="1562" w:author="梦" w:date="2026-07-13T18:01:00Z">
              <w:r>
                <w:rPr>
                  <w:rFonts w:ascii="宋体" w:hAnsi="宋体" w:cs="宋体" w:hint="eastAsia"/>
                  <w:color w:val="000000"/>
                  <w:sz w:val="22"/>
                  <w:szCs w:val="22"/>
                  <w:lang w:bidi="ar"/>
                </w:rPr>
                <w:t>模拟数据</w:t>
              </w:r>
            </w:ins>
          </w:p>
        </w:tc>
        <w:tc>
          <w:tcPr>
            <w:tcW w:w="920"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63"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64" w:author="梦" w:date="2026-07-13T18:01:00Z"/>
                <w:rFonts w:ascii="宋体" w:hAnsi="宋体" w:cs="宋体"/>
                <w:color w:val="000000"/>
                <w:sz w:val="22"/>
                <w:szCs w:val="22"/>
              </w:rPr>
              <w:pPrChange w:id="1565" w:author="梦" w:date="2026-07-13T18:03:00Z">
                <w:pPr>
                  <w:widowControl/>
                  <w:jc w:val="left"/>
                  <w:textAlignment w:val="center"/>
                </w:pPr>
              </w:pPrChange>
            </w:pPr>
            <w:ins w:id="1566" w:author="梦" w:date="2026-07-13T18:01:00Z">
              <w:r>
                <w:rPr>
                  <w:rFonts w:ascii="宋体" w:hAnsi="宋体" w:cs="宋体" w:hint="eastAsia"/>
                  <w:color w:val="000000"/>
                  <w:sz w:val="22"/>
                  <w:szCs w:val="22"/>
                  <w:lang w:bidi="ar"/>
                </w:rPr>
                <w:t>31个人员</w:t>
              </w:r>
            </w:ins>
          </w:p>
        </w:tc>
        <w:tc>
          <w:tcPr>
            <w:tcW w:w="896"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67"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68" w:author="梦" w:date="2026-07-13T18:01:00Z"/>
                <w:rFonts w:ascii="宋体" w:hAnsi="宋体" w:cs="宋体"/>
                <w:color w:val="000000"/>
                <w:sz w:val="22"/>
                <w:szCs w:val="22"/>
              </w:rPr>
              <w:pPrChange w:id="1569" w:author="梦" w:date="2026-07-13T18:03:00Z">
                <w:pPr>
                  <w:widowControl/>
                  <w:jc w:val="left"/>
                  <w:textAlignment w:val="center"/>
                </w:pPr>
              </w:pPrChange>
            </w:pPr>
            <w:ins w:id="1570" w:author="梦" w:date="2026-07-13T18:01:00Z">
              <w:r>
                <w:rPr>
                  <w:rFonts w:ascii="宋体" w:hAnsi="宋体" w:cs="宋体" w:hint="eastAsia"/>
                  <w:color w:val="000000"/>
                  <w:sz w:val="22"/>
                  <w:szCs w:val="22"/>
                  <w:lang w:bidi="ar"/>
                </w:rPr>
                <w:t>整数型</w:t>
              </w:r>
            </w:ins>
          </w:p>
        </w:tc>
        <w:tc>
          <w:tcPr>
            <w:tcW w:w="739"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71"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72" w:author="梦" w:date="2026-07-13T18:01:00Z"/>
                <w:rFonts w:ascii="宋体" w:hAnsi="宋体" w:cs="宋体"/>
                <w:color w:val="000000"/>
                <w:sz w:val="22"/>
                <w:szCs w:val="22"/>
              </w:rPr>
              <w:pPrChange w:id="1573" w:author="梦" w:date="2026-07-13T18:03:00Z">
                <w:pPr>
                  <w:widowControl/>
                  <w:jc w:val="left"/>
                  <w:textAlignment w:val="center"/>
                </w:pPr>
              </w:pPrChange>
            </w:pPr>
            <w:ins w:id="1574" w:author="梦" w:date="2026-07-13T18:01:00Z">
              <w:r>
                <w:rPr>
                  <w:rFonts w:ascii="宋体" w:hAnsi="宋体" w:cs="宋体" w:hint="eastAsia"/>
                  <w:color w:val="000000"/>
                  <w:sz w:val="22"/>
                  <w:szCs w:val="22"/>
                  <w:lang w:bidi="ar"/>
                </w:rPr>
                <w:t>大模型生成</w:t>
              </w:r>
            </w:ins>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Change w:id="1575" w:author="梦" w:date="2026-07-13T18:04:00Z">
              <w:tcPr>
                <w:tcW w:w="0" w:type="auto"/>
                <w:tcBorders>
                  <w:top w:val="single" w:sz="4" w:space="0" w:color="000000"/>
                  <w:left w:val="single" w:sz="4" w:space="0" w:color="000000"/>
                  <w:bottom w:val="single" w:sz="4" w:space="0" w:color="000000"/>
                  <w:right w:val="single" w:sz="4" w:space="0" w:color="000000"/>
                </w:tcBorders>
                <w:noWrap/>
                <w:vAlign w:val="center"/>
              </w:tcPr>
            </w:tcPrChange>
          </w:tcPr>
          <w:p w:rsidR="00AE7AB2" w:rsidRDefault="00E10BB2" w:rsidP="00AE7AB2">
            <w:pPr>
              <w:widowControl/>
              <w:spacing w:after="20" w:line="281" w:lineRule="auto"/>
              <w:jc w:val="left"/>
              <w:textAlignment w:val="center"/>
              <w:rPr>
                <w:ins w:id="1576" w:author="梦" w:date="2026-07-13T18:01:00Z"/>
                <w:rFonts w:ascii="宋体" w:hAnsi="宋体" w:cs="宋体"/>
                <w:color w:val="000000"/>
                <w:sz w:val="22"/>
                <w:szCs w:val="22"/>
              </w:rPr>
              <w:pPrChange w:id="1577" w:author="梦" w:date="2026-07-13T18:03:00Z">
                <w:pPr>
                  <w:widowControl/>
                  <w:jc w:val="left"/>
                  <w:textAlignment w:val="center"/>
                </w:pPr>
              </w:pPrChange>
            </w:pPr>
            <w:ins w:id="1578" w:author="梦" w:date="2026-07-13T18:01:00Z">
              <w:r>
                <w:rPr>
                  <w:rFonts w:ascii="宋体" w:hAnsi="宋体" w:cs="宋体" w:hint="eastAsia"/>
                  <w:color w:val="000000"/>
                  <w:sz w:val="22"/>
                  <w:szCs w:val="22"/>
                  <w:lang w:bidi="ar"/>
                </w:rPr>
                <w:t>整数型数据为大于等于0的整数</w:t>
              </w:r>
            </w:ins>
          </w:p>
        </w:tc>
      </w:tr>
    </w:tbl>
    <w:p w:rsidR="00AE7AB2" w:rsidRDefault="00AE7AB2">
      <w:pPr>
        <w:widowControl/>
        <w:jc w:val="left"/>
        <w:rPr>
          <w:ins w:id="1579" w:author="梦" w:date="2026-07-13T17:58:00Z"/>
          <w:rStyle w:val="af2"/>
          <w:rFonts w:ascii="sans-serif" w:eastAsia="sans-serif" w:hAnsi="sans-serif" w:cs="sans-serif"/>
          <w:color w:val="D4D4D4"/>
          <w:sz w:val="28"/>
          <w:szCs w:val="28"/>
          <w:lang w:bidi="ar"/>
        </w:rPr>
      </w:pPr>
    </w:p>
    <w:p w:rsidR="00AE7AB2" w:rsidRDefault="00AE7AB2">
      <w:pPr>
        <w:widowControl/>
        <w:jc w:val="left"/>
        <w:rPr>
          <w:ins w:id="1580" w:author="沈永亮" w:date="2026-07-12T22:23:00Z"/>
          <w:del w:id="1581" w:author="梦" w:date="2026-07-13T18:05:00Z"/>
          <w:rStyle w:val="af2"/>
          <w:rFonts w:ascii="sans-serif" w:eastAsia="sans-serif" w:hAnsi="sans-serif" w:cs="sans-serif"/>
          <w:color w:val="D4D4D4"/>
          <w:sz w:val="28"/>
          <w:szCs w:val="28"/>
          <w:lang w:bidi="ar"/>
        </w:rPr>
      </w:pPr>
    </w:p>
    <w:p w:rsidR="00AE7AB2" w:rsidRDefault="00AE7AB2">
      <w:pPr>
        <w:widowControl/>
        <w:jc w:val="left"/>
        <w:rPr>
          <w:ins w:id="1582" w:author="沈永亮" w:date="2026-07-12T22:23:00Z"/>
          <w:rStyle w:val="af2"/>
          <w:rFonts w:ascii="sans-serif" w:eastAsia="sans-serif" w:hAnsi="sans-serif" w:cs="sans-serif"/>
          <w:color w:val="D4D4D4"/>
          <w:sz w:val="28"/>
          <w:szCs w:val="28"/>
          <w:lang w:bidi="ar"/>
        </w:rPr>
      </w:pPr>
    </w:p>
    <w:p w:rsidR="00AE7AB2" w:rsidRDefault="00AE7AB2">
      <w:pPr>
        <w:spacing w:after="60" w:line="320" w:lineRule="auto"/>
        <w:ind w:firstLine="480"/>
      </w:pPr>
    </w:p>
    <w:p w:rsidR="00AE7AB2" w:rsidRDefault="00E10BB2">
      <w:pPr>
        <w:spacing w:before="120" w:after="80" w:line="320" w:lineRule="auto"/>
        <w:jc w:val="center"/>
      </w:pPr>
      <w:r>
        <w:rPr>
          <w:b/>
          <w:bCs/>
          <w:sz w:val="21"/>
          <w:szCs w:val="21"/>
        </w:rPr>
        <w:t>表</w:t>
      </w:r>
      <w:r>
        <w:rPr>
          <w:b/>
          <w:bCs/>
          <w:sz w:val="21"/>
          <w:szCs w:val="21"/>
        </w:rPr>
        <w:t xml:space="preserve">4-9 </w:t>
      </w:r>
      <w:r>
        <w:rPr>
          <w:b/>
          <w:bCs/>
          <w:sz w:val="21"/>
          <w:szCs w:val="21"/>
        </w:rPr>
        <w:t>测试数据准备</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67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6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数据准备方</w:t>
            </w:r>
          </w:p>
        </w:tc>
        <w:tc>
          <w:tcPr>
            <w:tcW w:w="67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测试数据</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研制方</w:t>
            </w:r>
          </w:p>
        </w:tc>
        <w:tc>
          <w:tcPr>
            <w:tcW w:w="6710" w:type="dxa"/>
            <w:tcMar>
              <w:top w:w="60" w:type="dxa"/>
              <w:left w:w="100" w:type="dxa"/>
              <w:bottom w:w="60" w:type="dxa"/>
              <w:right w:w="100" w:type="dxa"/>
            </w:tcMar>
            <w:vAlign w:val="center"/>
          </w:tcPr>
          <w:p w:rsidR="00AE7AB2" w:rsidRDefault="00E10BB2">
            <w:pPr>
              <w:spacing w:after="20" w:line="280" w:lineRule="auto"/>
              <w:jc w:val="left"/>
            </w:pPr>
            <w:r>
              <w:rPr>
                <w:sz w:val="21"/>
                <w:szCs w:val="21"/>
              </w:rPr>
              <w:t>各被测系统初始用户名及密码、产业信息资源池实际数据、知识抽取标注测试数据集、大模型参数规模统计脚本、</w:t>
            </w:r>
            <w:r>
              <w:rPr>
                <w:sz w:val="21"/>
                <w:szCs w:val="21"/>
              </w:rPr>
              <w:t>16</w:t>
            </w:r>
            <w:r>
              <w:rPr>
                <w:sz w:val="21"/>
                <w:szCs w:val="21"/>
              </w:rPr>
              <w:t>条产业</w:t>
            </w:r>
            <w:proofErr w:type="gramStart"/>
            <w:r>
              <w:rPr>
                <w:sz w:val="21"/>
                <w:szCs w:val="21"/>
              </w:rPr>
              <w:t>链数据</w:t>
            </w:r>
            <w:proofErr w:type="gramEnd"/>
            <w:r>
              <w:rPr>
                <w:sz w:val="21"/>
                <w:szCs w:val="21"/>
              </w:rPr>
              <w:t>等</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rFonts w:hint="eastAsia"/>
              </w:rPr>
              <w:t>2</w:t>
            </w:r>
          </w:p>
        </w:tc>
        <w:tc>
          <w:tcPr>
            <w:tcW w:w="1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测试方</w:t>
            </w:r>
          </w:p>
        </w:tc>
        <w:tc>
          <w:tcPr>
            <w:tcW w:w="6710" w:type="dxa"/>
            <w:tcMar>
              <w:top w:w="60" w:type="dxa"/>
              <w:left w:w="100" w:type="dxa"/>
              <w:bottom w:w="60" w:type="dxa"/>
              <w:right w:w="100" w:type="dxa"/>
            </w:tcMar>
            <w:vAlign w:val="center"/>
          </w:tcPr>
          <w:p w:rsidR="00AE7AB2" w:rsidRDefault="00E10BB2">
            <w:pPr>
              <w:spacing w:after="20" w:line="280" w:lineRule="auto"/>
              <w:jc w:val="left"/>
            </w:pPr>
            <w:r>
              <w:rPr>
                <w:sz w:val="21"/>
                <w:szCs w:val="21"/>
              </w:rPr>
              <w:t>根据测试需要输入的相关测试数据（</w:t>
            </w:r>
            <w:proofErr w:type="gramStart"/>
            <w:r>
              <w:rPr>
                <w:sz w:val="21"/>
                <w:szCs w:val="21"/>
              </w:rPr>
              <w:t>含正常</w:t>
            </w:r>
            <w:proofErr w:type="gramEnd"/>
            <w:r>
              <w:rPr>
                <w:sz w:val="21"/>
                <w:szCs w:val="21"/>
              </w:rPr>
              <w:t>与异常数据）</w:t>
            </w:r>
          </w:p>
        </w:tc>
      </w:tr>
    </w:tbl>
    <w:p w:rsidR="00AE7AB2" w:rsidRDefault="00E10BB2">
      <w:pPr>
        <w:pStyle w:val="3"/>
        <w:rPr>
          <w:rFonts w:asciiTheme="minorEastAsia" w:eastAsiaTheme="minorEastAsia" w:hAnsiTheme="minorEastAsia"/>
        </w:rPr>
      </w:pPr>
      <w:bookmarkStart w:id="1583" w:name="_Toc1215845550"/>
      <w:r>
        <w:rPr>
          <w:rFonts w:asciiTheme="minorEastAsia" w:eastAsiaTheme="minorEastAsia" w:hAnsiTheme="minorEastAsia"/>
        </w:rPr>
        <w:t>4.8.3 场地环境</w:t>
      </w:r>
      <w:bookmarkEnd w:id="1583"/>
    </w:p>
    <w:p w:rsidR="00AE7AB2" w:rsidRDefault="00E10BB2">
      <w:pPr>
        <w:spacing w:after="60" w:line="320" w:lineRule="auto"/>
        <w:ind w:firstLine="480"/>
      </w:pPr>
      <w:r>
        <w:t>测试场地应符合保密和受控的要求，测试场地应有正规的电源为设备供电，应有正确的布线</w:t>
      </w:r>
      <w:proofErr w:type="gramStart"/>
      <w:r>
        <w:t>供设备</w:t>
      </w:r>
      <w:proofErr w:type="gramEnd"/>
      <w:r>
        <w:t>连接和接地，应有正常的照明设施。未经测试组许可，无关人员不得擅自进入受控区域。开始测试前，测试组对所使用的环境进行确认，保证符合测试要求。</w:t>
      </w:r>
    </w:p>
    <w:p w:rsidR="00AE7AB2" w:rsidRDefault="00E10BB2">
      <w:pPr>
        <w:pStyle w:val="1"/>
        <w:rPr>
          <w:rFonts w:asciiTheme="minorEastAsia" w:eastAsiaTheme="minorEastAsia" w:hAnsiTheme="minorEastAsia"/>
        </w:rPr>
      </w:pPr>
      <w:bookmarkStart w:id="1584" w:name="_Toc1409257645"/>
      <w:r>
        <w:rPr>
          <w:rFonts w:asciiTheme="minorEastAsia" w:eastAsiaTheme="minorEastAsia" w:hAnsiTheme="minorEastAsia"/>
        </w:rPr>
        <w:t xml:space="preserve">5 </w:t>
      </w:r>
      <w:r>
        <w:rPr>
          <w:rFonts w:asciiTheme="minorEastAsia" w:eastAsiaTheme="minorEastAsia" w:hAnsiTheme="minorEastAsia" w:hint="eastAsia"/>
        </w:rPr>
        <w:t>评测</w:t>
      </w:r>
      <w:r>
        <w:rPr>
          <w:rFonts w:asciiTheme="minorEastAsia" w:eastAsiaTheme="minorEastAsia" w:hAnsiTheme="minorEastAsia"/>
        </w:rPr>
        <w:t>实施计划安排</w:t>
      </w:r>
      <w:bookmarkEnd w:id="1584"/>
    </w:p>
    <w:p w:rsidR="00AE7AB2" w:rsidRDefault="00E10BB2">
      <w:pPr>
        <w:spacing w:after="60" w:line="320" w:lineRule="auto"/>
        <w:ind w:firstLine="480"/>
      </w:pPr>
      <w:r>
        <w:t>软件</w:t>
      </w:r>
      <w:r>
        <w:rPr>
          <w:rFonts w:hint="eastAsia"/>
        </w:rPr>
        <w:t>评测</w:t>
      </w:r>
      <w:r>
        <w:t>需要研制方与</w:t>
      </w:r>
      <w:r>
        <w:rPr>
          <w:rFonts w:hint="eastAsia"/>
        </w:rPr>
        <w:t>评测</w:t>
      </w:r>
      <w:r>
        <w:t>方相互配合，</w:t>
      </w:r>
      <w:r>
        <w:rPr>
          <w:rFonts w:hint="eastAsia"/>
        </w:rPr>
        <w:t>评测</w:t>
      </w:r>
      <w:r>
        <w:t>过程中主要</w:t>
      </w:r>
      <w:r>
        <w:rPr>
          <w:rFonts w:hint="eastAsia"/>
        </w:rPr>
        <w:t>评测</w:t>
      </w:r>
      <w:r>
        <w:t>活动的时间节点及提交的工作产品见表</w:t>
      </w:r>
      <w:r>
        <w:t>5-1</w:t>
      </w:r>
      <w:r>
        <w:t>。</w:t>
      </w:r>
    </w:p>
    <w:p w:rsidR="00AE7AB2" w:rsidRDefault="00E10BB2">
      <w:pPr>
        <w:spacing w:before="120" w:after="80" w:line="320" w:lineRule="auto"/>
        <w:jc w:val="center"/>
      </w:pPr>
      <w:r>
        <w:rPr>
          <w:b/>
          <w:bCs/>
          <w:sz w:val="21"/>
          <w:szCs w:val="21"/>
        </w:rPr>
        <w:t>表</w:t>
      </w:r>
      <w:r>
        <w:rPr>
          <w:b/>
          <w:bCs/>
          <w:sz w:val="21"/>
          <w:szCs w:val="21"/>
        </w:rPr>
        <w:t xml:space="preserve">5-1 </w:t>
      </w:r>
      <w:r>
        <w:rPr>
          <w:b/>
          <w:bCs/>
          <w:sz w:val="21"/>
          <w:szCs w:val="21"/>
        </w:rPr>
        <w:t>主要评测活动的时间节点及提交的工作产品</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5310"/>
        <w:gridCol w:w="130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1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活动名称</w:t>
            </w:r>
          </w:p>
        </w:tc>
        <w:tc>
          <w:tcPr>
            <w:tcW w:w="53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工作内容说明和工作产品</w:t>
            </w:r>
          </w:p>
        </w:tc>
        <w:tc>
          <w:tcPr>
            <w:tcW w:w="13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工作周期</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熟悉行业背景</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研制方介绍项目及软件研发情况，项目负责人组织测试人员熟悉产业信息智能分析业务背景，明确测试范围</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测试需求分析</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根据任务</w:t>
            </w:r>
            <w:proofErr w:type="gramStart"/>
            <w:r>
              <w:rPr>
                <w:sz w:val="21"/>
                <w:szCs w:val="21"/>
              </w:rPr>
              <w:t>书中期</w:t>
            </w:r>
            <w:proofErr w:type="gramEnd"/>
            <w:r>
              <w:rPr>
                <w:sz w:val="21"/>
                <w:szCs w:val="21"/>
              </w:rPr>
              <w:t>考核指标及被测件情况，项目负责人组织测试需求分析，确定软件质量特性及其子特性等，编写软件测试大纲</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测试策划</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项目负责人确定要采用的测试技术和方法、测试环境、人员和进度、风险分析和终止条件等，并与研制方、委托方沟通确认方案可行性</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测试设计和实现</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根据软件测试大纲组织进行测试项的分解，设计测试用例，并编写软件测试说明</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5</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测试执行</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检查测试环境可用性后，根据软件测试大纲和软件测试说明执行测试，并如实填写软件测试记录</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6</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问题确认及处理</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研制方对发现的问题进行确认和整改，并编制软件问题处理报告</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7</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回归测试</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对整改后的被测</w:t>
            </w:r>
            <w:proofErr w:type="gramStart"/>
            <w:r>
              <w:rPr>
                <w:sz w:val="21"/>
                <w:szCs w:val="21"/>
              </w:rPr>
              <w:t>件再次</w:t>
            </w:r>
            <w:proofErr w:type="gramEnd"/>
            <w:r>
              <w:rPr>
                <w:sz w:val="21"/>
                <w:szCs w:val="21"/>
              </w:rPr>
              <w:t>执行测试用例，如有必要补充测试用例，并如实填写软件测试记录</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r>
              <w:rPr>
                <w:sz w:val="21"/>
                <w:szCs w:val="21"/>
              </w:rPr>
              <w:t>天</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8</w:t>
            </w:r>
          </w:p>
        </w:tc>
        <w:tc>
          <w:tcPr>
            <w:tcW w:w="17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测试总结</w:t>
            </w:r>
          </w:p>
        </w:tc>
        <w:tc>
          <w:tcPr>
            <w:tcW w:w="5310" w:type="dxa"/>
            <w:tcMar>
              <w:top w:w="60" w:type="dxa"/>
              <w:left w:w="100" w:type="dxa"/>
              <w:bottom w:w="60" w:type="dxa"/>
              <w:right w:w="100" w:type="dxa"/>
            </w:tcMar>
            <w:vAlign w:val="center"/>
          </w:tcPr>
          <w:p w:rsidR="00AE7AB2" w:rsidRDefault="00E10BB2">
            <w:pPr>
              <w:spacing w:after="20" w:line="280" w:lineRule="auto"/>
              <w:jc w:val="left"/>
            </w:pPr>
            <w:r>
              <w:rPr>
                <w:sz w:val="21"/>
                <w:szCs w:val="21"/>
              </w:rPr>
              <w:t>整理测试结果，撰写第三方测试报告并完成审核、批准、盖章及报告提交，就测试工作是否充分和有效进行评审</w:t>
            </w:r>
          </w:p>
        </w:tc>
        <w:tc>
          <w:tcPr>
            <w:tcW w:w="13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r>
              <w:rPr>
                <w:sz w:val="21"/>
                <w:szCs w:val="21"/>
              </w:rPr>
              <w:t>天</w:t>
            </w:r>
          </w:p>
        </w:tc>
      </w:tr>
    </w:tbl>
    <w:p w:rsidR="00AE7AB2" w:rsidRDefault="00E10BB2">
      <w:pPr>
        <w:pStyle w:val="1"/>
        <w:rPr>
          <w:rFonts w:asciiTheme="minorEastAsia" w:eastAsiaTheme="minorEastAsia" w:hAnsiTheme="minorEastAsia"/>
        </w:rPr>
      </w:pPr>
      <w:bookmarkStart w:id="1585" w:name="_Toc796096752"/>
      <w:r>
        <w:rPr>
          <w:rFonts w:asciiTheme="minorEastAsia" w:eastAsiaTheme="minorEastAsia" w:hAnsiTheme="minorEastAsia"/>
        </w:rPr>
        <w:t>6 评测项目组人员构成</w:t>
      </w:r>
      <w:bookmarkEnd w:id="1585"/>
    </w:p>
    <w:p w:rsidR="00AE7AB2" w:rsidRDefault="00E10BB2">
      <w:pPr>
        <w:spacing w:after="60" w:line="320" w:lineRule="auto"/>
        <w:ind w:firstLine="480"/>
      </w:pPr>
      <w:r>
        <w:rPr>
          <w:rFonts w:hint="eastAsia"/>
        </w:rPr>
        <w:t>评测</w:t>
      </w:r>
      <w:r>
        <w:t>项目组人员构成见表</w:t>
      </w:r>
      <w:r>
        <w:t>6-1</w:t>
      </w:r>
      <w:r>
        <w:t>，质量监督员见表</w:t>
      </w:r>
      <w:r>
        <w:t>6-2</w:t>
      </w:r>
      <w:r>
        <w:t>，研制方配合人员见表</w:t>
      </w:r>
      <w:r>
        <w:t>6-3</w:t>
      </w:r>
      <w:r>
        <w:t>。</w:t>
      </w:r>
    </w:p>
    <w:p w:rsidR="00AE7AB2" w:rsidRDefault="00E10BB2">
      <w:pPr>
        <w:spacing w:before="120" w:after="80" w:line="320" w:lineRule="auto"/>
        <w:jc w:val="center"/>
      </w:pPr>
      <w:r>
        <w:rPr>
          <w:b/>
          <w:bCs/>
          <w:sz w:val="21"/>
          <w:szCs w:val="21"/>
        </w:rPr>
        <w:t>表</w:t>
      </w:r>
      <w:r>
        <w:rPr>
          <w:b/>
          <w:bCs/>
          <w:sz w:val="21"/>
          <w:szCs w:val="21"/>
        </w:rPr>
        <w:t xml:space="preserve">6-1 </w:t>
      </w:r>
      <w:r>
        <w:rPr>
          <w:b/>
          <w:bCs/>
          <w:sz w:val="21"/>
          <w:szCs w:val="21"/>
        </w:rPr>
        <w:t>评测项目组成员构成</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200"/>
        <w:gridCol w:w="42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9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人数</w:t>
            </w:r>
          </w:p>
        </w:tc>
        <w:tc>
          <w:tcPr>
            <w:tcW w:w="32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岗位</w:t>
            </w:r>
          </w:p>
        </w:tc>
        <w:tc>
          <w:tcPr>
            <w:tcW w:w="4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分工</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3200" w:type="dxa"/>
            <w:tcMar>
              <w:top w:w="60" w:type="dxa"/>
              <w:left w:w="100" w:type="dxa"/>
              <w:bottom w:w="60" w:type="dxa"/>
              <w:right w:w="100" w:type="dxa"/>
            </w:tcMar>
            <w:vAlign w:val="center"/>
          </w:tcPr>
          <w:p w:rsidR="00AE7AB2" w:rsidRDefault="00E10BB2">
            <w:pPr>
              <w:spacing w:after="20" w:line="280" w:lineRule="auto"/>
              <w:jc w:val="left"/>
            </w:pPr>
            <w:r>
              <w:rPr>
                <w:sz w:val="21"/>
                <w:szCs w:val="21"/>
              </w:rPr>
              <w:t>项目组长</w:t>
            </w:r>
            <w:r>
              <w:rPr>
                <w:sz w:val="21"/>
                <w:szCs w:val="21"/>
              </w:rPr>
              <w:t>/</w:t>
            </w:r>
            <w:r>
              <w:rPr>
                <w:sz w:val="21"/>
                <w:szCs w:val="21"/>
              </w:rPr>
              <w:t>测试经理</w:t>
            </w:r>
            <w:r>
              <w:rPr>
                <w:sz w:val="21"/>
                <w:szCs w:val="21"/>
              </w:rPr>
              <w:t>/</w:t>
            </w:r>
            <w:r>
              <w:rPr>
                <w:sz w:val="21"/>
                <w:szCs w:val="21"/>
              </w:rPr>
              <w:t>配置管理员（陈雅婷）</w:t>
            </w:r>
          </w:p>
        </w:tc>
        <w:tc>
          <w:tcPr>
            <w:tcW w:w="421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测试需求分析，测试大纲、测试说明、部分测试报告、评测报告的编写及测试执行</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32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测试工程师（李燚聪、熊雪菲）</w:t>
            </w:r>
          </w:p>
        </w:tc>
        <w:tc>
          <w:tcPr>
            <w:tcW w:w="4210" w:type="dxa"/>
            <w:tcMar>
              <w:top w:w="60" w:type="dxa"/>
              <w:left w:w="100" w:type="dxa"/>
              <w:bottom w:w="60" w:type="dxa"/>
              <w:right w:w="100" w:type="dxa"/>
            </w:tcMar>
            <w:vAlign w:val="center"/>
          </w:tcPr>
          <w:p w:rsidR="00AE7AB2" w:rsidRDefault="00E10BB2">
            <w:pPr>
              <w:spacing w:after="20" w:line="280" w:lineRule="auto"/>
              <w:jc w:val="left"/>
            </w:pPr>
            <w:r>
              <w:rPr>
                <w:sz w:val="21"/>
                <w:szCs w:val="21"/>
              </w:rPr>
              <w:t>部分测试报告、测试问题报告、测试记录的编写及测试执行</w:t>
            </w:r>
          </w:p>
        </w:tc>
      </w:tr>
    </w:tbl>
    <w:p w:rsidR="00AE7AB2" w:rsidRDefault="00E10BB2">
      <w:pPr>
        <w:spacing w:before="120" w:after="80" w:line="320" w:lineRule="auto"/>
        <w:jc w:val="center"/>
      </w:pPr>
      <w:r>
        <w:rPr>
          <w:b/>
          <w:bCs/>
          <w:sz w:val="21"/>
          <w:szCs w:val="21"/>
        </w:rPr>
        <w:t>表</w:t>
      </w:r>
      <w:r>
        <w:rPr>
          <w:b/>
          <w:bCs/>
          <w:sz w:val="21"/>
          <w:szCs w:val="21"/>
        </w:rPr>
        <w:t xml:space="preserve">6-2 </w:t>
      </w:r>
      <w:r>
        <w:rPr>
          <w:b/>
          <w:bCs/>
          <w:sz w:val="21"/>
          <w:szCs w:val="21"/>
        </w:rPr>
        <w:t>质量监督员</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200"/>
        <w:gridCol w:w="42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9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人数</w:t>
            </w:r>
          </w:p>
        </w:tc>
        <w:tc>
          <w:tcPr>
            <w:tcW w:w="32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岗位</w:t>
            </w:r>
          </w:p>
        </w:tc>
        <w:tc>
          <w:tcPr>
            <w:tcW w:w="4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分工</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3200" w:type="dxa"/>
            <w:tcMar>
              <w:top w:w="60" w:type="dxa"/>
              <w:left w:w="100" w:type="dxa"/>
              <w:bottom w:w="60" w:type="dxa"/>
              <w:right w:w="100" w:type="dxa"/>
            </w:tcMar>
            <w:vAlign w:val="center"/>
          </w:tcPr>
          <w:p w:rsidR="00AE7AB2" w:rsidRDefault="00E10BB2">
            <w:pPr>
              <w:spacing w:after="20" w:line="280" w:lineRule="auto"/>
              <w:jc w:val="left"/>
            </w:pPr>
            <w:r>
              <w:rPr>
                <w:sz w:val="21"/>
                <w:szCs w:val="21"/>
              </w:rPr>
              <w:t>质量监督员</w:t>
            </w:r>
          </w:p>
        </w:tc>
        <w:tc>
          <w:tcPr>
            <w:tcW w:w="4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独立于测试组之外，充分行使质量监督员职责，开展各项软件质量保证活动，负责审查所采用的质量保证工作、技术和方法等</w:t>
            </w:r>
          </w:p>
        </w:tc>
      </w:tr>
    </w:tbl>
    <w:p w:rsidR="00AE7AB2" w:rsidRDefault="00E10BB2">
      <w:pPr>
        <w:spacing w:before="120" w:after="80" w:line="320" w:lineRule="auto"/>
        <w:jc w:val="center"/>
      </w:pPr>
      <w:r>
        <w:rPr>
          <w:b/>
          <w:bCs/>
          <w:sz w:val="21"/>
          <w:szCs w:val="21"/>
        </w:rPr>
        <w:t>表</w:t>
      </w:r>
      <w:r>
        <w:rPr>
          <w:b/>
          <w:bCs/>
          <w:sz w:val="21"/>
          <w:szCs w:val="21"/>
        </w:rPr>
        <w:t xml:space="preserve">6-3 </w:t>
      </w:r>
      <w:r>
        <w:rPr>
          <w:b/>
          <w:bCs/>
          <w:sz w:val="21"/>
          <w:szCs w:val="21"/>
        </w:rPr>
        <w:t>研制方配合人员</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200"/>
        <w:gridCol w:w="4210"/>
      </w:tblGrid>
      <w:tr w:rsidR="00AE7AB2">
        <w:trPr>
          <w:tblHeader/>
        </w:trPr>
        <w:tc>
          <w:tcPr>
            <w:tcW w:w="7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9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姓名</w:t>
            </w:r>
          </w:p>
        </w:tc>
        <w:tc>
          <w:tcPr>
            <w:tcW w:w="32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岗位</w:t>
            </w:r>
          </w:p>
        </w:tc>
        <w:tc>
          <w:tcPr>
            <w:tcW w:w="42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分工</w:t>
            </w:r>
          </w:p>
        </w:tc>
      </w:tr>
      <w:tr w:rsidR="00AE7AB2">
        <w:tc>
          <w:tcPr>
            <w:tcW w:w="7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沈永亮</w:t>
            </w:r>
          </w:p>
        </w:tc>
        <w:tc>
          <w:tcPr>
            <w:tcW w:w="3200" w:type="dxa"/>
            <w:tcMar>
              <w:top w:w="60" w:type="dxa"/>
              <w:left w:w="100" w:type="dxa"/>
              <w:bottom w:w="60" w:type="dxa"/>
              <w:right w:w="100" w:type="dxa"/>
            </w:tcMar>
            <w:vAlign w:val="center"/>
          </w:tcPr>
          <w:p w:rsidR="00AE7AB2" w:rsidRDefault="00E10BB2">
            <w:pPr>
              <w:spacing w:after="20" w:line="280" w:lineRule="auto"/>
              <w:jc w:val="left"/>
            </w:pPr>
            <w:r>
              <w:rPr>
                <w:sz w:val="21"/>
                <w:szCs w:val="21"/>
              </w:rPr>
              <w:t>项目经理</w:t>
            </w:r>
          </w:p>
        </w:tc>
        <w:tc>
          <w:tcPr>
            <w:tcW w:w="4210" w:type="dxa"/>
            <w:tcMar>
              <w:top w:w="60" w:type="dxa"/>
              <w:left w:w="100" w:type="dxa"/>
              <w:bottom w:w="60" w:type="dxa"/>
              <w:right w:w="100" w:type="dxa"/>
            </w:tcMar>
            <w:vAlign w:val="center"/>
          </w:tcPr>
          <w:p w:rsidR="00AE7AB2" w:rsidRDefault="00E10BB2">
            <w:pPr>
              <w:spacing w:after="20" w:line="280" w:lineRule="auto"/>
              <w:jc w:val="left"/>
            </w:pPr>
            <w:r>
              <w:rPr>
                <w:sz w:val="21"/>
                <w:szCs w:val="21"/>
              </w:rPr>
              <w:t>组织协调各课题承担单位提供测试环境、测试数据、测试账号及佐证材料，配合系统讲解、功能演示与问题确认</w:t>
            </w:r>
          </w:p>
        </w:tc>
      </w:tr>
    </w:tbl>
    <w:p w:rsidR="00AE7AB2" w:rsidRDefault="00E10BB2">
      <w:pPr>
        <w:pStyle w:val="1"/>
        <w:rPr>
          <w:rFonts w:asciiTheme="minorEastAsia" w:eastAsiaTheme="minorEastAsia" w:hAnsiTheme="minorEastAsia"/>
        </w:rPr>
      </w:pPr>
      <w:bookmarkStart w:id="1586" w:name="_Toc1174990054"/>
      <w:r>
        <w:rPr>
          <w:rFonts w:asciiTheme="minorEastAsia" w:eastAsiaTheme="minorEastAsia" w:hAnsiTheme="minorEastAsia"/>
        </w:rPr>
        <w:t>7 软件质量评价内容与方法</w:t>
      </w:r>
      <w:bookmarkEnd w:id="1586"/>
    </w:p>
    <w:p w:rsidR="00AE7AB2" w:rsidRDefault="00E10BB2">
      <w:pPr>
        <w:pStyle w:val="2"/>
        <w:rPr>
          <w:rFonts w:asciiTheme="minorEastAsia" w:eastAsiaTheme="minorEastAsia" w:hAnsiTheme="minorEastAsia"/>
        </w:rPr>
      </w:pPr>
      <w:bookmarkStart w:id="1587" w:name="_Toc1945703413"/>
      <w:r>
        <w:rPr>
          <w:rFonts w:asciiTheme="minorEastAsia" w:eastAsiaTheme="minorEastAsia" w:hAnsiTheme="minorEastAsia"/>
        </w:rPr>
        <w:t>7.1 程序质量评价</w:t>
      </w:r>
      <w:bookmarkEnd w:id="1587"/>
    </w:p>
    <w:p w:rsidR="00AE7AB2" w:rsidRDefault="00E10BB2">
      <w:pPr>
        <w:spacing w:after="60" w:line="320" w:lineRule="auto"/>
        <w:ind w:firstLine="480"/>
      </w:pPr>
      <w:r>
        <w:t>程序质量从以下方面</w:t>
      </w:r>
      <w:proofErr w:type="gramStart"/>
      <w:r>
        <w:t>作出</w:t>
      </w:r>
      <w:proofErr w:type="gramEnd"/>
      <w:r>
        <w:t>评价：</w:t>
      </w:r>
    </w:p>
    <w:p w:rsidR="00AE7AB2" w:rsidRDefault="00E10BB2">
      <w:pPr>
        <w:spacing w:after="60" w:line="320" w:lineRule="auto"/>
      </w:pPr>
      <w:r>
        <w:t>1</w:t>
      </w:r>
      <w:r>
        <w:t>）是否实现了项目任务</w:t>
      </w:r>
      <w:proofErr w:type="gramStart"/>
      <w:r>
        <w:t>书中期</w:t>
      </w:r>
      <w:proofErr w:type="gramEnd"/>
      <w:r>
        <w:t>考核指标及相关文档中规定的全部需求；</w:t>
      </w:r>
    </w:p>
    <w:p w:rsidR="00AE7AB2" w:rsidRDefault="00E10BB2">
      <w:pPr>
        <w:spacing w:after="60" w:line="320" w:lineRule="auto"/>
      </w:pPr>
      <w:r>
        <w:t>2</w:t>
      </w:r>
      <w:r>
        <w:t>）任务</w:t>
      </w:r>
      <w:proofErr w:type="gramStart"/>
      <w:r>
        <w:t>书中期</w:t>
      </w:r>
      <w:proofErr w:type="gramEnd"/>
      <w:r>
        <w:t>定量指标（如大模型参数规模、资源池规模、知识抽取准确率等）的实测值是否达到规定要求；</w:t>
      </w:r>
    </w:p>
    <w:p w:rsidR="00AE7AB2" w:rsidRDefault="00E10BB2">
      <w:pPr>
        <w:spacing w:after="60" w:line="320" w:lineRule="auto"/>
      </w:pPr>
      <w:r>
        <w:t>3</w:t>
      </w:r>
      <w:r>
        <w:t>）软件测试发现的问题数量、类型及级别分布，问题是否已归零或归零处理。</w:t>
      </w:r>
    </w:p>
    <w:p w:rsidR="00AE7AB2" w:rsidRDefault="00E10BB2">
      <w:pPr>
        <w:pStyle w:val="1"/>
        <w:rPr>
          <w:rFonts w:asciiTheme="minorEastAsia" w:eastAsiaTheme="minorEastAsia" w:hAnsiTheme="minorEastAsia"/>
        </w:rPr>
      </w:pPr>
      <w:bookmarkStart w:id="1588" w:name="_Toc1703769422"/>
      <w:r>
        <w:rPr>
          <w:rFonts w:asciiTheme="minorEastAsia" w:eastAsiaTheme="minorEastAsia" w:hAnsiTheme="minorEastAsia"/>
        </w:rPr>
        <w:t>8 评测结束条件</w:t>
      </w:r>
      <w:bookmarkEnd w:id="1588"/>
    </w:p>
    <w:p w:rsidR="00AE7AB2" w:rsidRDefault="00E10BB2">
      <w:pPr>
        <w:pStyle w:val="2"/>
        <w:rPr>
          <w:rFonts w:asciiTheme="minorEastAsia" w:eastAsiaTheme="minorEastAsia" w:hAnsiTheme="minorEastAsia"/>
        </w:rPr>
      </w:pPr>
      <w:bookmarkStart w:id="1589" w:name="_Toc705726456"/>
      <w:r>
        <w:rPr>
          <w:rFonts w:asciiTheme="minorEastAsia" w:eastAsiaTheme="minorEastAsia" w:hAnsiTheme="minorEastAsia"/>
        </w:rPr>
        <w:t>8.1 正常终止</w:t>
      </w:r>
      <w:bookmarkEnd w:id="1589"/>
    </w:p>
    <w:p w:rsidR="00AE7AB2" w:rsidRDefault="00E10BB2">
      <w:pPr>
        <w:spacing w:after="60" w:line="320" w:lineRule="auto"/>
        <w:ind w:firstLine="480"/>
      </w:pPr>
      <w:r>
        <w:t>正常终止条件分测试用例正常终止、测试</w:t>
      </w:r>
      <w:proofErr w:type="gramStart"/>
      <w:r>
        <w:t>项正常</w:t>
      </w:r>
      <w:proofErr w:type="gramEnd"/>
      <w:r>
        <w:t>终止、测试工作正常终止三种情况。</w:t>
      </w:r>
    </w:p>
    <w:p w:rsidR="00AE7AB2" w:rsidRDefault="00E10BB2">
      <w:pPr>
        <w:spacing w:after="60" w:line="320" w:lineRule="auto"/>
      </w:pPr>
      <w:r>
        <w:t>1</w:t>
      </w:r>
      <w:r>
        <w:t>）测试用例正常终止条件是，该测试用例按正常测试步骤完成测试过程，若该用例因测试环境不具备而未能执行，可采用其它方法进行验证；</w:t>
      </w:r>
    </w:p>
    <w:p w:rsidR="00AE7AB2" w:rsidRDefault="00E10BB2">
      <w:pPr>
        <w:spacing w:after="60" w:line="320" w:lineRule="auto"/>
      </w:pPr>
      <w:r>
        <w:t>2</w:t>
      </w:r>
      <w:r>
        <w:t>）测试</w:t>
      </w:r>
      <w:proofErr w:type="gramStart"/>
      <w:r>
        <w:t>项正常</w:t>
      </w:r>
      <w:proofErr w:type="gramEnd"/>
      <w:r>
        <w:t>终止条件是该测试项的所有测试用例都正常终止；</w:t>
      </w:r>
    </w:p>
    <w:p w:rsidR="00AE7AB2" w:rsidRDefault="00E10BB2">
      <w:pPr>
        <w:spacing w:after="60" w:line="320" w:lineRule="auto"/>
      </w:pPr>
      <w:r>
        <w:t>3</w:t>
      </w:r>
      <w:r>
        <w:t>）测试工作正常终止条件是所有测试项都正常终止。</w:t>
      </w:r>
    </w:p>
    <w:p w:rsidR="00AE7AB2" w:rsidRDefault="00E10BB2">
      <w:pPr>
        <w:pStyle w:val="2"/>
        <w:rPr>
          <w:rFonts w:asciiTheme="minorEastAsia" w:eastAsiaTheme="minorEastAsia" w:hAnsiTheme="minorEastAsia"/>
        </w:rPr>
      </w:pPr>
      <w:bookmarkStart w:id="1590" w:name="_Toc592363611"/>
      <w:r>
        <w:rPr>
          <w:rFonts w:asciiTheme="minorEastAsia" w:eastAsiaTheme="minorEastAsia" w:hAnsiTheme="minorEastAsia"/>
        </w:rPr>
        <w:t>8.2 异常中止</w:t>
      </w:r>
      <w:bookmarkEnd w:id="1590"/>
    </w:p>
    <w:p w:rsidR="00AE7AB2" w:rsidRDefault="00E10BB2">
      <w:pPr>
        <w:spacing w:after="60" w:line="320" w:lineRule="auto"/>
        <w:ind w:firstLine="480"/>
      </w:pPr>
      <w:r>
        <w:t>测试用例、测试项、被测软件异常中止含义如下：</w:t>
      </w:r>
    </w:p>
    <w:p w:rsidR="00AE7AB2" w:rsidRDefault="00E10BB2">
      <w:pPr>
        <w:spacing w:after="60" w:line="320" w:lineRule="auto"/>
      </w:pPr>
      <w:r>
        <w:t>1</w:t>
      </w:r>
      <w:r>
        <w:t>）测试用例异常中止：</w:t>
      </w:r>
      <w:r>
        <w:t>a</w:t>
      </w:r>
      <w:r>
        <w:t>）测试前提条件不具备，包括：软件技术状态不稳定、故障率太高，发现重大问题、无继续开展测试工作的必要，测试中间步骤不正确后续无法进行，测试环境故障，经委托方、承</w:t>
      </w:r>
      <w:proofErr w:type="gramStart"/>
      <w:r>
        <w:t>研</w:t>
      </w:r>
      <w:proofErr w:type="gramEnd"/>
      <w:r>
        <w:t>单位、评测机构确认后中止测试，按中止及重启动流程进行；</w:t>
      </w:r>
      <w:r>
        <w:t>b</w:t>
      </w:r>
      <w:r>
        <w:t>）所设计的测试步骤无法实施，需要重新进行设计，评审后重新开始测试；</w:t>
      </w:r>
      <w:r>
        <w:t>c</w:t>
      </w:r>
      <w:r>
        <w:t>）执行该用例的测试环境条件不满足且没有其它验证手段验证相关需求实现的正确性；</w:t>
      </w:r>
    </w:p>
    <w:p w:rsidR="00AE7AB2" w:rsidRDefault="00E10BB2">
      <w:pPr>
        <w:spacing w:after="60" w:line="320" w:lineRule="auto"/>
      </w:pPr>
      <w:r>
        <w:t>2</w:t>
      </w:r>
      <w:r>
        <w:t>）测试项异常中止：该测试项除正常终止的测试用例外，其它测试用例满足测试用例异常中止条件；</w:t>
      </w:r>
    </w:p>
    <w:p w:rsidR="00AE7AB2" w:rsidRDefault="00E10BB2">
      <w:pPr>
        <w:spacing w:after="60" w:line="320" w:lineRule="auto"/>
      </w:pPr>
      <w:r>
        <w:t>3</w:t>
      </w:r>
      <w:r>
        <w:t>）被测软件异常中止：除正常终止的测试项外，其它测试</w:t>
      </w:r>
      <w:proofErr w:type="gramStart"/>
      <w:r>
        <w:t>项满足</w:t>
      </w:r>
      <w:proofErr w:type="gramEnd"/>
      <w:r>
        <w:t>测试项异常中止条件。</w:t>
      </w:r>
    </w:p>
    <w:p w:rsidR="00AE7AB2" w:rsidRDefault="00E10BB2">
      <w:pPr>
        <w:pStyle w:val="1"/>
        <w:rPr>
          <w:rFonts w:asciiTheme="minorEastAsia" w:eastAsiaTheme="minorEastAsia" w:hAnsiTheme="minorEastAsia"/>
        </w:rPr>
      </w:pPr>
      <w:bookmarkStart w:id="1591" w:name="_Toc121022585"/>
      <w:r>
        <w:rPr>
          <w:rFonts w:asciiTheme="minorEastAsia" w:eastAsiaTheme="minorEastAsia" w:hAnsiTheme="minorEastAsia"/>
        </w:rPr>
        <w:t>9 安全保密与知识产权保护</w:t>
      </w:r>
      <w:bookmarkEnd w:id="1591"/>
    </w:p>
    <w:p w:rsidR="00AE7AB2" w:rsidRDefault="00E10BB2">
      <w:pPr>
        <w:spacing w:after="60" w:line="320" w:lineRule="auto"/>
        <w:ind w:firstLine="480"/>
      </w:pPr>
      <w:r>
        <w:t>在软件评测期间评测方及研制方均应遵守安全保密规定，并采取有效措施保护被测软件涉及的知识产权。评测方对被测软件拥有使用权，以及为了配合软件评测需要所进行的修改权。软件评测结束后，除了软件评测期间产生的软件测试文档和软件测试结果数据外，未经委托方允许不得私自拷贝或带走委托</w:t>
      </w:r>
      <w:proofErr w:type="gramStart"/>
      <w:r>
        <w:t>方任何</w:t>
      </w:r>
      <w:proofErr w:type="gramEnd"/>
      <w:r>
        <w:t>电子或其它介质的源程序（执行程序）、文档及数据，并为委托方保密。软件测试人员应严格遵守安全保密规定，满足委托</w:t>
      </w:r>
      <w:proofErr w:type="gramStart"/>
      <w:r>
        <w:t>方保护</w:t>
      </w:r>
      <w:proofErr w:type="gramEnd"/>
      <w:r>
        <w:t>知识产权的要求。本测试大纲及测试过程中形成的工作产品</w:t>
      </w:r>
      <w:proofErr w:type="gramStart"/>
      <w:r>
        <w:t>按商密要求</w:t>
      </w:r>
      <w:proofErr w:type="gramEnd"/>
      <w:r>
        <w:t>管理。</w:t>
      </w:r>
    </w:p>
    <w:p w:rsidR="00AE7AB2" w:rsidRDefault="00E10BB2">
      <w:pPr>
        <w:pStyle w:val="1"/>
        <w:rPr>
          <w:rFonts w:asciiTheme="minorEastAsia" w:eastAsiaTheme="minorEastAsia" w:hAnsiTheme="minorEastAsia"/>
        </w:rPr>
      </w:pPr>
      <w:bookmarkStart w:id="1592" w:name="_Toc359572386"/>
      <w:r>
        <w:rPr>
          <w:rFonts w:asciiTheme="minorEastAsia" w:eastAsiaTheme="minorEastAsia" w:hAnsiTheme="minorEastAsia"/>
        </w:rPr>
        <w:t xml:space="preserve">10 </w:t>
      </w:r>
      <w:r>
        <w:rPr>
          <w:rFonts w:asciiTheme="minorEastAsia" w:eastAsiaTheme="minorEastAsia" w:hAnsiTheme="minorEastAsia" w:hint="eastAsia"/>
        </w:rPr>
        <w:t>评测</w:t>
      </w:r>
      <w:r>
        <w:rPr>
          <w:rFonts w:asciiTheme="minorEastAsia" w:eastAsiaTheme="minorEastAsia" w:hAnsiTheme="minorEastAsia"/>
        </w:rPr>
        <w:t>风险分析</w:t>
      </w:r>
      <w:bookmarkEnd w:id="1592"/>
    </w:p>
    <w:p w:rsidR="00AE7AB2" w:rsidRDefault="00E10BB2">
      <w:pPr>
        <w:spacing w:after="60" w:line="320" w:lineRule="auto"/>
        <w:ind w:firstLine="480"/>
      </w:pPr>
      <w:r>
        <w:t>在评测过程中可能存在人员、技术、资源、项目管理等方面对完成评测任务的风险，存在的风险及应对措施见表</w:t>
      </w:r>
      <w:r>
        <w:t>10-1</w:t>
      </w:r>
      <w:r>
        <w:t>。</w:t>
      </w:r>
    </w:p>
    <w:p w:rsidR="00AE7AB2" w:rsidRDefault="00E10BB2">
      <w:pPr>
        <w:spacing w:before="120" w:after="80" w:line="320" w:lineRule="auto"/>
        <w:jc w:val="center"/>
      </w:pPr>
      <w:r>
        <w:rPr>
          <w:b/>
          <w:bCs/>
          <w:sz w:val="21"/>
          <w:szCs w:val="21"/>
        </w:rPr>
        <w:t>表</w:t>
      </w:r>
      <w:r>
        <w:rPr>
          <w:b/>
          <w:bCs/>
          <w:sz w:val="21"/>
          <w:szCs w:val="21"/>
        </w:rPr>
        <w:t xml:space="preserve">10-1 </w:t>
      </w:r>
      <w:r>
        <w:rPr>
          <w:b/>
          <w:bCs/>
          <w:sz w:val="21"/>
          <w:szCs w:val="21"/>
        </w:rPr>
        <w:t>存在的风险及应对措施</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56"/>
        <w:gridCol w:w="1275"/>
        <w:gridCol w:w="1134"/>
        <w:gridCol w:w="1134"/>
        <w:gridCol w:w="2211"/>
      </w:tblGrid>
      <w:tr w:rsidR="00AE7AB2">
        <w:trPr>
          <w:tblHeader/>
        </w:trPr>
        <w:tc>
          <w:tcPr>
            <w:tcW w:w="6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2656"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风险描述</w:t>
            </w:r>
          </w:p>
        </w:tc>
        <w:tc>
          <w:tcPr>
            <w:tcW w:w="1275"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风险类型</w:t>
            </w:r>
          </w:p>
        </w:tc>
        <w:tc>
          <w:tcPr>
            <w:tcW w:w="113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风险等级</w:t>
            </w:r>
          </w:p>
        </w:tc>
        <w:tc>
          <w:tcPr>
            <w:tcW w:w="1134"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发生概率</w:t>
            </w:r>
          </w:p>
        </w:tc>
        <w:tc>
          <w:tcPr>
            <w:tcW w:w="2211"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防范措施</w:t>
            </w:r>
          </w:p>
        </w:tc>
      </w:tr>
      <w:tr w:rsidR="00AE7AB2">
        <w:tc>
          <w:tcPr>
            <w:tcW w:w="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2656" w:type="dxa"/>
            <w:tcMar>
              <w:top w:w="60" w:type="dxa"/>
              <w:left w:w="100" w:type="dxa"/>
              <w:bottom w:w="60" w:type="dxa"/>
              <w:right w:w="100" w:type="dxa"/>
            </w:tcMar>
            <w:vAlign w:val="center"/>
          </w:tcPr>
          <w:p w:rsidR="00AE7AB2" w:rsidRDefault="00E10BB2">
            <w:pPr>
              <w:spacing w:after="20" w:line="280" w:lineRule="auto"/>
              <w:jc w:val="left"/>
            </w:pPr>
            <w:r>
              <w:rPr>
                <w:sz w:val="21"/>
                <w:szCs w:val="21"/>
              </w:rPr>
              <w:t>研制方可能无法按时完成问题整改回归，造成测试进度延误</w:t>
            </w:r>
          </w:p>
        </w:tc>
        <w:tc>
          <w:tcPr>
            <w:tcW w:w="1275" w:type="dxa"/>
            <w:tcMar>
              <w:top w:w="60" w:type="dxa"/>
              <w:left w:w="100" w:type="dxa"/>
              <w:bottom w:w="60" w:type="dxa"/>
              <w:right w:w="100" w:type="dxa"/>
            </w:tcMar>
            <w:vAlign w:val="center"/>
          </w:tcPr>
          <w:p w:rsidR="00AE7AB2" w:rsidRDefault="00E10BB2">
            <w:pPr>
              <w:spacing w:after="20" w:line="280" w:lineRule="auto"/>
              <w:jc w:val="center"/>
            </w:pPr>
            <w:r>
              <w:rPr>
                <w:sz w:val="21"/>
                <w:szCs w:val="21"/>
              </w:rPr>
              <w:t>人员类</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中</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可能发生</w:t>
            </w:r>
          </w:p>
        </w:tc>
        <w:tc>
          <w:tcPr>
            <w:tcW w:w="2211"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测试过程中加强与研制方的沟通，及时提交软件问题报告，预留问题整改与复测时间</w:t>
            </w:r>
            <w:r>
              <w:rPr>
                <w:rFonts w:hint="eastAsia"/>
                <w:sz w:val="21"/>
                <w:szCs w:val="21"/>
              </w:rPr>
              <w:t>。</w:t>
            </w:r>
          </w:p>
        </w:tc>
      </w:tr>
      <w:tr w:rsidR="00AE7AB2">
        <w:tc>
          <w:tcPr>
            <w:tcW w:w="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2656" w:type="dxa"/>
            <w:tcMar>
              <w:top w:w="60" w:type="dxa"/>
              <w:left w:w="100" w:type="dxa"/>
              <w:bottom w:w="60" w:type="dxa"/>
              <w:right w:w="100" w:type="dxa"/>
            </w:tcMar>
            <w:vAlign w:val="center"/>
          </w:tcPr>
          <w:p w:rsidR="00AE7AB2" w:rsidRDefault="00E10BB2">
            <w:pPr>
              <w:spacing w:after="20" w:line="280" w:lineRule="auto"/>
              <w:jc w:val="left"/>
            </w:pPr>
            <w:r>
              <w:rPr>
                <w:sz w:val="21"/>
                <w:szCs w:val="21"/>
              </w:rPr>
              <w:t>大模型参数规模、资源池规模等定量指标统计耗时长，</w:t>
            </w:r>
            <w:r>
              <w:rPr>
                <w:sz w:val="21"/>
                <w:szCs w:val="21"/>
              </w:rPr>
              <w:t>GPU</w:t>
            </w:r>
            <w:proofErr w:type="gramStart"/>
            <w:r>
              <w:rPr>
                <w:sz w:val="21"/>
                <w:szCs w:val="21"/>
              </w:rPr>
              <w:t>等算力资源</w:t>
            </w:r>
            <w:proofErr w:type="gramEnd"/>
            <w:r>
              <w:rPr>
                <w:sz w:val="21"/>
                <w:szCs w:val="21"/>
              </w:rPr>
              <w:t>受限，影响测试进度</w:t>
            </w:r>
          </w:p>
        </w:tc>
        <w:tc>
          <w:tcPr>
            <w:tcW w:w="1275" w:type="dxa"/>
            <w:tcMar>
              <w:top w:w="60" w:type="dxa"/>
              <w:left w:w="100" w:type="dxa"/>
              <w:bottom w:w="60" w:type="dxa"/>
              <w:right w:w="100" w:type="dxa"/>
            </w:tcMar>
            <w:vAlign w:val="center"/>
          </w:tcPr>
          <w:p w:rsidR="00AE7AB2" w:rsidRDefault="00E10BB2">
            <w:pPr>
              <w:spacing w:after="20" w:line="280" w:lineRule="auto"/>
              <w:jc w:val="center"/>
            </w:pPr>
            <w:r>
              <w:rPr>
                <w:sz w:val="21"/>
                <w:szCs w:val="21"/>
              </w:rPr>
              <w:t>技术类</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中</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可能发生</w:t>
            </w:r>
          </w:p>
        </w:tc>
        <w:tc>
          <w:tcPr>
            <w:tcW w:w="2211" w:type="dxa"/>
            <w:tcMar>
              <w:top w:w="60" w:type="dxa"/>
              <w:left w:w="100" w:type="dxa"/>
              <w:bottom w:w="60" w:type="dxa"/>
              <w:right w:w="100" w:type="dxa"/>
            </w:tcMar>
            <w:vAlign w:val="center"/>
          </w:tcPr>
          <w:p w:rsidR="00AE7AB2" w:rsidRDefault="00E10BB2">
            <w:pPr>
              <w:spacing w:after="20" w:line="280" w:lineRule="auto"/>
              <w:jc w:val="left"/>
            </w:pPr>
            <w:r>
              <w:rPr>
                <w:sz w:val="21"/>
                <w:szCs w:val="21"/>
              </w:rPr>
              <w:t>提前与研制方确认统计脚本、后台数据接口</w:t>
            </w:r>
            <w:proofErr w:type="gramStart"/>
            <w:r>
              <w:rPr>
                <w:sz w:val="21"/>
                <w:szCs w:val="21"/>
              </w:rPr>
              <w:t>与算力</w:t>
            </w:r>
            <w:proofErr w:type="gramEnd"/>
            <w:r>
              <w:rPr>
                <w:sz w:val="21"/>
                <w:szCs w:val="21"/>
              </w:rPr>
              <w:t>资源，先行开展</w:t>
            </w:r>
            <w:proofErr w:type="gramStart"/>
            <w:r>
              <w:rPr>
                <w:sz w:val="21"/>
                <w:szCs w:val="21"/>
              </w:rPr>
              <w:t>预统计</w:t>
            </w:r>
            <w:proofErr w:type="gramEnd"/>
            <w:r>
              <w:rPr>
                <w:sz w:val="21"/>
                <w:szCs w:val="21"/>
              </w:rPr>
              <w:t>并预约测试窗口</w:t>
            </w:r>
            <w:r>
              <w:rPr>
                <w:rFonts w:hint="eastAsia"/>
                <w:sz w:val="21"/>
                <w:szCs w:val="21"/>
              </w:rPr>
              <w:t>。</w:t>
            </w:r>
          </w:p>
        </w:tc>
      </w:tr>
      <w:tr w:rsidR="00AE7AB2">
        <w:tc>
          <w:tcPr>
            <w:tcW w:w="6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2656"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测试环境（网络、账号、测试数据）不具备或不稳定，导致测试无法执行</w:t>
            </w:r>
          </w:p>
        </w:tc>
        <w:tc>
          <w:tcPr>
            <w:tcW w:w="1275" w:type="dxa"/>
            <w:tcMar>
              <w:top w:w="60" w:type="dxa"/>
              <w:left w:w="100" w:type="dxa"/>
              <w:bottom w:w="60" w:type="dxa"/>
              <w:right w:w="100" w:type="dxa"/>
            </w:tcMar>
            <w:vAlign w:val="center"/>
          </w:tcPr>
          <w:p w:rsidR="00AE7AB2" w:rsidRDefault="00E10BB2">
            <w:pPr>
              <w:spacing w:after="20" w:line="280" w:lineRule="auto"/>
              <w:jc w:val="center"/>
            </w:pPr>
            <w:r>
              <w:rPr>
                <w:sz w:val="21"/>
                <w:szCs w:val="21"/>
              </w:rPr>
              <w:t>资源类</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低</w:t>
            </w:r>
          </w:p>
        </w:tc>
        <w:tc>
          <w:tcPr>
            <w:tcW w:w="1134" w:type="dxa"/>
            <w:tcMar>
              <w:top w:w="60" w:type="dxa"/>
              <w:left w:w="100" w:type="dxa"/>
              <w:bottom w:w="60" w:type="dxa"/>
              <w:right w:w="100" w:type="dxa"/>
            </w:tcMar>
            <w:vAlign w:val="center"/>
          </w:tcPr>
          <w:p w:rsidR="00AE7AB2" w:rsidRDefault="00E10BB2">
            <w:pPr>
              <w:spacing w:after="20" w:line="280" w:lineRule="auto"/>
              <w:jc w:val="center"/>
            </w:pPr>
            <w:r>
              <w:rPr>
                <w:sz w:val="21"/>
                <w:szCs w:val="21"/>
              </w:rPr>
              <w:t>可能不发生</w:t>
            </w:r>
          </w:p>
        </w:tc>
        <w:tc>
          <w:tcPr>
            <w:tcW w:w="2211"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测试前进行环境确认与冒烟检查，环境异常时按中止及重启动流程处理</w:t>
            </w:r>
            <w:r>
              <w:rPr>
                <w:rFonts w:hint="eastAsia"/>
                <w:sz w:val="21"/>
                <w:szCs w:val="21"/>
              </w:rPr>
              <w:t>。</w:t>
            </w:r>
          </w:p>
        </w:tc>
      </w:tr>
    </w:tbl>
    <w:p w:rsidR="00AE7AB2" w:rsidRDefault="00E10BB2">
      <w:pPr>
        <w:spacing w:after="60" w:line="320" w:lineRule="auto"/>
      </w:pPr>
      <w:r>
        <w:t>注：</w:t>
      </w:r>
      <w:r>
        <w:t>1</w:t>
      </w:r>
      <w:r>
        <w:t>）风险等级分为：高、中、低；</w:t>
      </w:r>
      <w:r>
        <w:t>2</w:t>
      </w:r>
      <w:r>
        <w:t>）风险发生概率分为：可能不发生、可能发生、极可能发生。</w:t>
      </w:r>
    </w:p>
    <w:p w:rsidR="00AE7AB2" w:rsidRDefault="00E10BB2">
      <w:pPr>
        <w:pStyle w:val="1"/>
        <w:rPr>
          <w:rFonts w:asciiTheme="majorEastAsia" w:eastAsiaTheme="majorEastAsia" w:hAnsiTheme="majorEastAsia"/>
        </w:rPr>
      </w:pPr>
      <w:bookmarkStart w:id="1593" w:name="_Toc314108844"/>
      <w:r>
        <w:rPr>
          <w:rFonts w:asciiTheme="majorEastAsia" w:eastAsiaTheme="majorEastAsia" w:hAnsiTheme="majorEastAsia"/>
        </w:rPr>
        <w:t>11 评测工作产品</w:t>
      </w:r>
      <w:bookmarkEnd w:id="1593"/>
    </w:p>
    <w:p w:rsidR="00AE7AB2" w:rsidRDefault="00E10BB2">
      <w:pPr>
        <w:spacing w:after="60" w:line="320" w:lineRule="auto"/>
        <w:ind w:firstLine="480"/>
      </w:pPr>
      <w:r>
        <w:t>软件测试过程中受控制的工作产品清单见表</w:t>
      </w:r>
      <w:r>
        <w:t>11-1</w:t>
      </w:r>
      <w:r>
        <w:t>。</w:t>
      </w:r>
    </w:p>
    <w:p w:rsidR="00AE7AB2" w:rsidRDefault="00E10BB2">
      <w:pPr>
        <w:spacing w:before="120" w:after="80" w:line="320" w:lineRule="auto"/>
        <w:jc w:val="center"/>
      </w:pPr>
      <w:r>
        <w:rPr>
          <w:b/>
          <w:bCs/>
          <w:sz w:val="21"/>
          <w:szCs w:val="21"/>
        </w:rPr>
        <w:t>表</w:t>
      </w:r>
      <w:r>
        <w:rPr>
          <w:b/>
          <w:bCs/>
          <w:sz w:val="21"/>
          <w:szCs w:val="21"/>
        </w:rPr>
        <w:t xml:space="preserve">11-1 </w:t>
      </w:r>
      <w:r>
        <w:rPr>
          <w:b/>
          <w:bCs/>
          <w:sz w:val="21"/>
          <w:szCs w:val="21"/>
        </w:rPr>
        <w:t>软件评测工作产品</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0"/>
        <w:gridCol w:w="3110"/>
      </w:tblGrid>
      <w:tr w:rsidR="00AE7AB2">
        <w:trPr>
          <w:tblHeader/>
        </w:trPr>
        <w:tc>
          <w:tcPr>
            <w:tcW w:w="9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序号</w:t>
            </w:r>
          </w:p>
        </w:tc>
        <w:tc>
          <w:tcPr>
            <w:tcW w:w="50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工作产品</w:t>
            </w:r>
          </w:p>
        </w:tc>
        <w:tc>
          <w:tcPr>
            <w:tcW w:w="311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备注</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1</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测试大纲</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委托方</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2</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测试原始记录</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评测机构留存</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3</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软件问题报告</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提交研制方</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4</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问题复测记录</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评测机构留存</w:t>
            </w:r>
          </w:p>
        </w:tc>
      </w:tr>
      <w:tr w:rsidR="00AE7AB2">
        <w:tc>
          <w:tcPr>
            <w:tcW w:w="900" w:type="dxa"/>
            <w:tcMar>
              <w:top w:w="60" w:type="dxa"/>
              <w:left w:w="100" w:type="dxa"/>
              <w:bottom w:w="60" w:type="dxa"/>
              <w:right w:w="100" w:type="dxa"/>
            </w:tcMar>
            <w:vAlign w:val="center"/>
          </w:tcPr>
          <w:p w:rsidR="00AE7AB2" w:rsidRDefault="00E10BB2">
            <w:pPr>
              <w:spacing w:after="20" w:line="280" w:lineRule="auto"/>
              <w:jc w:val="center"/>
            </w:pPr>
            <w:r>
              <w:rPr>
                <w:sz w:val="21"/>
                <w:szCs w:val="21"/>
              </w:rPr>
              <w:t>5</w:t>
            </w:r>
          </w:p>
        </w:tc>
        <w:tc>
          <w:tcPr>
            <w:tcW w:w="5000" w:type="dxa"/>
            <w:tcMar>
              <w:top w:w="60" w:type="dxa"/>
              <w:left w:w="100" w:type="dxa"/>
              <w:bottom w:w="60" w:type="dxa"/>
              <w:right w:w="100" w:type="dxa"/>
            </w:tcMar>
            <w:vAlign w:val="center"/>
          </w:tcPr>
          <w:p w:rsidR="00AE7AB2" w:rsidRDefault="00E10BB2">
            <w:pPr>
              <w:spacing w:after="20" w:line="280" w:lineRule="auto"/>
              <w:jc w:val="left"/>
            </w:pPr>
            <w:r>
              <w:rPr>
                <w:sz w:val="21"/>
                <w:szCs w:val="21"/>
              </w:rPr>
              <w:t>第三方测试报告</w:t>
            </w:r>
          </w:p>
        </w:tc>
        <w:tc>
          <w:tcPr>
            <w:tcW w:w="3110" w:type="dxa"/>
            <w:tcMar>
              <w:top w:w="60" w:type="dxa"/>
              <w:left w:w="100" w:type="dxa"/>
              <w:bottom w:w="60" w:type="dxa"/>
              <w:right w:w="100" w:type="dxa"/>
            </w:tcMar>
            <w:vAlign w:val="center"/>
          </w:tcPr>
          <w:p w:rsidR="00AE7AB2" w:rsidRDefault="00E10BB2">
            <w:pPr>
              <w:spacing w:after="20" w:line="280" w:lineRule="auto"/>
              <w:jc w:val="center"/>
            </w:pPr>
            <w:r>
              <w:rPr>
                <w:sz w:val="21"/>
                <w:szCs w:val="21"/>
              </w:rPr>
              <w:t>提交委托方</w:t>
            </w:r>
          </w:p>
        </w:tc>
      </w:tr>
    </w:tbl>
    <w:p w:rsidR="00AE7AB2" w:rsidRDefault="00E10BB2">
      <w:pPr>
        <w:pStyle w:val="1"/>
        <w:rPr>
          <w:rFonts w:asciiTheme="minorEastAsia" w:eastAsiaTheme="minorEastAsia" w:hAnsiTheme="minorEastAsia"/>
        </w:rPr>
      </w:pPr>
      <w:bookmarkStart w:id="1594" w:name="_Toc712536782"/>
      <w:r>
        <w:rPr>
          <w:rFonts w:asciiTheme="minorEastAsia" w:eastAsiaTheme="minorEastAsia" w:hAnsiTheme="minorEastAsia"/>
        </w:rPr>
        <w:t>12 其他</w:t>
      </w:r>
      <w:bookmarkEnd w:id="1594"/>
    </w:p>
    <w:p w:rsidR="00AE7AB2" w:rsidRDefault="00E10BB2">
      <w:pPr>
        <w:spacing w:after="60" w:line="320" w:lineRule="auto"/>
        <w:ind w:firstLine="480"/>
      </w:pPr>
      <w:r>
        <w:t>无。</w:t>
      </w:r>
    </w:p>
    <w:p w:rsidR="00AE7AB2" w:rsidRDefault="00E10BB2">
      <w:pPr>
        <w:pStyle w:val="1"/>
      </w:pPr>
      <w:bookmarkStart w:id="1595" w:name="_Toc1236879402"/>
      <w:r>
        <w:rPr>
          <w:rFonts w:hAnsi="黑体"/>
        </w:rPr>
        <w:t>附件A 参考的国家标准</w:t>
      </w:r>
      <w:bookmarkEnd w:id="1595"/>
    </w:p>
    <w:p w:rsidR="00AE7AB2" w:rsidRDefault="00E10BB2">
      <w:pPr>
        <w:spacing w:after="60" w:line="320" w:lineRule="auto"/>
      </w:pPr>
      <w:r>
        <w:t xml:space="preserve">[1] </w:t>
      </w:r>
      <w:r>
        <w:t>中华人民共和国国家标准，系统与软件工程</w:t>
      </w:r>
      <w:r>
        <w:t xml:space="preserve"> </w:t>
      </w:r>
      <w:r>
        <w:t>系统与软件质量要求和评价（</w:t>
      </w:r>
      <w:r>
        <w:t>SQuaRE</w:t>
      </w:r>
      <w:r>
        <w:t>）第</w:t>
      </w:r>
      <w:r>
        <w:t>51</w:t>
      </w:r>
      <w:r>
        <w:t>部分：就绪可用软件产品（</w:t>
      </w:r>
      <w:r>
        <w:t>RUSP</w:t>
      </w:r>
      <w:r>
        <w:t>）的质量要求和测试细则，标准号：</w:t>
      </w:r>
      <w:r>
        <w:t>GB/T 25000.51-2016</w:t>
      </w:r>
      <w:r>
        <w:t>。</w:t>
      </w:r>
    </w:p>
    <w:p w:rsidR="00AE7AB2" w:rsidRDefault="00E10BB2">
      <w:pPr>
        <w:pStyle w:val="1"/>
      </w:pPr>
      <w:bookmarkStart w:id="1596" w:name="_Toc590406454"/>
      <w:r>
        <w:rPr>
          <w:rFonts w:hAnsi="黑体"/>
        </w:rPr>
        <w:t>附件B 测试</w:t>
      </w:r>
      <w:proofErr w:type="gramStart"/>
      <w:r>
        <w:rPr>
          <w:rFonts w:hAnsi="黑体"/>
        </w:rPr>
        <w:t>项结果</w:t>
      </w:r>
      <w:proofErr w:type="gramEnd"/>
      <w:r>
        <w:rPr>
          <w:rFonts w:hAnsi="黑体"/>
        </w:rPr>
        <w:t>记录表</w:t>
      </w:r>
      <w:bookmarkEnd w:id="1596"/>
    </w:p>
    <w:p w:rsidR="00AE7AB2" w:rsidRDefault="00E10BB2">
      <w:pPr>
        <w:spacing w:before="120" w:after="80" w:line="320" w:lineRule="auto"/>
        <w:jc w:val="center"/>
      </w:pPr>
      <w:r>
        <w:rPr>
          <w:b/>
          <w:bCs/>
          <w:sz w:val="21"/>
          <w:szCs w:val="21"/>
        </w:rPr>
        <w:t>表</w:t>
      </w:r>
      <w:r>
        <w:rPr>
          <w:b/>
          <w:bCs/>
          <w:sz w:val="21"/>
          <w:szCs w:val="21"/>
        </w:rPr>
        <w:t xml:space="preserve">B-1 </w:t>
      </w:r>
      <w:r>
        <w:rPr>
          <w:b/>
          <w:bCs/>
          <w:sz w:val="21"/>
          <w:szCs w:val="21"/>
        </w:rPr>
        <w:t>产业大数据采集融通与图谱构建系统测试结果记录表（对应测试项</w:t>
      </w:r>
      <w:r>
        <w:rPr>
          <w:b/>
          <w:bCs/>
          <w:sz w:val="21"/>
          <w:szCs w:val="21"/>
        </w:rPr>
        <w:t>4.6.1</w:t>
      </w:r>
      <w:r>
        <w:rPr>
          <w:b/>
          <w:bCs/>
          <w:sz w:val="21"/>
          <w:szCs w:val="21"/>
        </w:rPr>
        <w:t>）</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133"/>
        <w:gridCol w:w="1077"/>
      </w:tblGrid>
      <w:tr w:rsidR="00AE7AB2">
        <w:trPr>
          <w:tblHeader/>
        </w:trPr>
        <w:tc>
          <w:tcPr>
            <w:tcW w:w="2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c>
          <w:tcPr>
            <w:tcW w:w="4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测试指标（中期要求）</w:t>
            </w:r>
          </w:p>
        </w:tc>
        <w:tc>
          <w:tcPr>
            <w:tcW w:w="113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测试结果</w:t>
            </w:r>
          </w:p>
        </w:tc>
        <w:tc>
          <w:tcPr>
            <w:tcW w:w="107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测试结论</w:t>
            </w: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开源产业信息采集系统研制</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新增采集流程可视化配置、验证码自动识别、网页识别算法配置功能</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数据类型覆盖</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覆盖战略政策、科技文献、发明专利、产业报告、人才信息、重点事件、市场分析等</w:t>
            </w:r>
            <w:r>
              <w:rPr>
                <w:sz w:val="21"/>
                <w:szCs w:val="21"/>
              </w:rPr>
              <w:t>7</w:t>
            </w:r>
            <w:r>
              <w:rPr>
                <w:sz w:val="21"/>
                <w:szCs w:val="21"/>
              </w:rPr>
              <w:t>种数据类型</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数据源数量</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数据源数量达到</w:t>
            </w:r>
            <w:r>
              <w:rPr>
                <w:sz w:val="21"/>
                <w:szCs w:val="21"/>
              </w:rPr>
              <w:t>1000</w:t>
            </w:r>
            <w:r>
              <w:rPr>
                <w:sz w:val="21"/>
                <w:szCs w:val="21"/>
              </w:rPr>
              <w:t>个</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产业信息资源池规模</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资源池规模达到</w:t>
            </w:r>
            <w:r>
              <w:rPr>
                <w:sz w:val="21"/>
                <w:szCs w:val="21"/>
              </w:rPr>
              <w:t>5</w:t>
            </w:r>
            <w:r>
              <w:rPr>
                <w:sz w:val="21"/>
                <w:szCs w:val="21"/>
              </w:rPr>
              <w:t>亿级</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产业知识抽取准确率</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基于大模型的知识抽取准确率</w:t>
            </w:r>
            <w:r>
              <w:rPr>
                <w:sz w:val="21"/>
                <w:szCs w:val="21"/>
              </w:rPr>
              <w:t>≥85%</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信息特征知识关系分析功能</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具备</w:t>
            </w:r>
            <w:r>
              <w:rPr>
                <w:sz w:val="21"/>
                <w:szCs w:val="21"/>
              </w:rPr>
              <w:t>15</w:t>
            </w:r>
            <w:r>
              <w:rPr>
                <w:sz w:val="21"/>
                <w:szCs w:val="21"/>
              </w:rPr>
              <w:t>项信息特征知识关系分析功能（含新增合作网络、地域分布等）</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bl>
    <w:p w:rsidR="00AE7AB2" w:rsidRDefault="00E10BB2">
      <w:pPr>
        <w:spacing w:before="120" w:after="80" w:line="320" w:lineRule="auto"/>
        <w:jc w:val="center"/>
      </w:pPr>
      <w:r>
        <w:rPr>
          <w:b/>
          <w:bCs/>
          <w:sz w:val="21"/>
          <w:szCs w:val="21"/>
        </w:rPr>
        <w:t>表</w:t>
      </w:r>
      <w:r>
        <w:rPr>
          <w:b/>
          <w:bCs/>
          <w:sz w:val="21"/>
          <w:szCs w:val="21"/>
        </w:rPr>
        <w:t xml:space="preserve">B-2 </w:t>
      </w:r>
      <w:r>
        <w:rPr>
          <w:b/>
          <w:bCs/>
          <w:sz w:val="21"/>
          <w:szCs w:val="21"/>
        </w:rPr>
        <w:t>通专协同的产业领域大模型框架测试结果记录表（对应测试项</w:t>
      </w:r>
      <w:r>
        <w:rPr>
          <w:b/>
          <w:bCs/>
          <w:sz w:val="21"/>
          <w:szCs w:val="21"/>
        </w:rPr>
        <w:t>4.6.2</w:t>
      </w:r>
      <w:r>
        <w:rPr>
          <w:b/>
          <w:bCs/>
          <w:sz w:val="21"/>
          <w:szCs w:val="21"/>
        </w:rPr>
        <w:t>）</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133"/>
        <w:gridCol w:w="1077"/>
      </w:tblGrid>
      <w:tr w:rsidR="00AE7AB2">
        <w:trPr>
          <w:tblHeader/>
        </w:trPr>
        <w:tc>
          <w:tcPr>
            <w:tcW w:w="2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c>
          <w:tcPr>
            <w:tcW w:w="4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测试指标（中期要求）</w:t>
            </w:r>
          </w:p>
        </w:tc>
        <w:tc>
          <w:tcPr>
            <w:tcW w:w="113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测试结果</w:t>
            </w:r>
          </w:p>
        </w:tc>
        <w:tc>
          <w:tcPr>
            <w:tcW w:w="107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测试结论</w:t>
            </w: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产业领域大模型参数规模</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参数规模达到</w:t>
            </w:r>
            <w:r>
              <w:rPr>
                <w:sz w:val="21"/>
                <w:szCs w:val="21"/>
              </w:rPr>
              <w:t>700</w:t>
            </w:r>
            <w:r>
              <w:rPr>
                <w:sz w:val="21"/>
                <w:szCs w:val="21"/>
              </w:rPr>
              <w:t>亿</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产业领域大模型支持的数据类型</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支持文本、表格输入</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产业领域大模型支持的功能</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支持产业领域文本对话</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产业知识库检索增强框架</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支持</w:t>
            </w:r>
            <w:r>
              <w:rPr>
                <w:sz w:val="21"/>
                <w:szCs w:val="21"/>
              </w:rPr>
              <w:t>5</w:t>
            </w:r>
            <w:r>
              <w:rPr>
                <w:sz w:val="21"/>
                <w:szCs w:val="21"/>
              </w:rPr>
              <w:t>种产业领域知识库（新材料、新能源、电子信息等）</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产业领域智能体框架</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具备产业要素抽取、文档解读、数据分析、报告生成等能力</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bl>
    <w:p w:rsidR="00AE7AB2" w:rsidRDefault="00E10BB2">
      <w:pPr>
        <w:spacing w:before="120" w:after="80" w:line="320" w:lineRule="auto"/>
        <w:jc w:val="center"/>
      </w:pPr>
      <w:r>
        <w:rPr>
          <w:b/>
          <w:bCs/>
          <w:sz w:val="21"/>
          <w:szCs w:val="21"/>
        </w:rPr>
        <w:t>表</w:t>
      </w:r>
      <w:r>
        <w:rPr>
          <w:b/>
          <w:bCs/>
          <w:sz w:val="21"/>
          <w:szCs w:val="21"/>
        </w:rPr>
        <w:t xml:space="preserve">B-3 </w:t>
      </w:r>
      <w:r>
        <w:rPr>
          <w:b/>
          <w:bCs/>
          <w:sz w:val="21"/>
          <w:szCs w:val="21"/>
        </w:rPr>
        <w:t>产业技术识别模型及工具集测试结果记录表（对应测试项</w:t>
      </w:r>
      <w:r>
        <w:rPr>
          <w:b/>
          <w:bCs/>
          <w:sz w:val="21"/>
          <w:szCs w:val="21"/>
        </w:rPr>
        <w:t>4.6.3</w:t>
      </w:r>
      <w:r>
        <w:rPr>
          <w:b/>
          <w:bCs/>
          <w:sz w:val="21"/>
          <w:szCs w:val="21"/>
        </w:rPr>
        <w:t>）</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133"/>
        <w:gridCol w:w="1077"/>
      </w:tblGrid>
      <w:tr w:rsidR="00AE7AB2">
        <w:trPr>
          <w:tblHeader/>
        </w:trPr>
        <w:tc>
          <w:tcPr>
            <w:tcW w:w="2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c>
          <w:tcPr>
            <w:tcW w:w="4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测试指标（中期要求）</w:t>
            </w:r>
          </w:p>
        </w:tc>
        <w:tc>
          <w:tcPr>
            <w:tcW w:w="113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测试结果</w:t>
            </w:r>
          </w:p>
        </w:tc>
        <w:tc>
          <w:tcPr>
            <w:tcW w:w="107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测试结论</w:t>
            </w: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产业识别专用模型</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关键技术挖掘、演进路径分析、重点目标画像、碎片化信息聚合等</w:t>
            </w:r>
            <w:r>
              <w:rPr>
                <w:sz w:val="21"/>
                <w:szCs w:val="21"/>
              </w:rPr>
              <w:t>4</w:t>
            </w:r>
            <w:r>
              <w:rPr>
                <w:sz w:val="21"/>
                <w:szCs w:val="21"/>
              </w:rPr>
              <w:t>个模型运行正常</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产业技术跟踪监测和态势感知工具</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产业链识别感知等</w:t>
            </w:r>
            <w:r>
              <w:rPr>
                <w:sz w:val="21"/>
                <w:szCs w:val="21"/>
              </w:rPr>
              <w:t>8</w:t>
            </w:r>
            <w:r>
              <w:rPr>
                <w:sz w:val="21"/>
                <w:szCs w:val="21"/>
              </w:rPr>
              <w:t>个工具运行正常</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产业技术分析决策工具</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产业竞争力评价、企业创新力评价、产业招商推荐等</w:t>
            </w:r>
            <w:r>
              <w:rPr>
                <w:sz w:val="21"/>
                <w:szCs w:val="21"/>
              </w:rPr>
              <w:t>3</w:t>
            </w:r>
            <w:r>
              <w:rPr>
                <w:sz w:val="21"/>
                <w:szCs w:val="21"/>
              </w:rPr>
              <w:t>个工具运行正常</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bl>
    <w:p w:rsidR="00AE7AB2" w:rsidRDefault="00E10BB2">
      <w:pPr>
        <w:spacing w:before="120" w:after="80" w:line="320" w:lineRule="auto"/>
        <w:jc w:val="center"/>
      </w:pPr>
      <w:r>
        <w:rPr>
          <w:b/>
          <w:bCs/>
          <w:sz w:val="21"/>
          <w:szCs w:val="21"/>
        </w:rPr>
        <w:t>表</w:t>
      </w:r>
      <w:r>
        <w:rPr>
          <w:b/>
          <w:bCs/>
          <w:sz w:val="21"/>
          <w:szCs w:val="21"/>
        </w:rPr>
        <w:t xml:space="preserve">B-4 </w:t>
      </w:r>
      <w:r>
        <w:rPr>
          <w:b/>
          <w:bCs/>
          <w:sz w:val="21"/>
          <w:szCs w:val="21"/>
        </w:rPr>
        <w:t>产业信息智能分析与服务平台测试结果记录表（对应测试项</w:t>
      </w:r>
      <w:r>
        <w:rPr>
          <w:b/>
          <w:bCs/>
          <w:sz w:val="21"/>
          <w:szCs w:val="21"/>
        </w:rPr>
        <w:t>4.6.4</w:t>
      </w:r>
      <w:r>
        <w:rPr>
          <w:b/>
          <w:bCs/>
          <w:sz w:val="21"/>
          <w:szCs w:val="21"/>
        </w:rPr>
        <w:t>）</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1133"/>
        <w:gridCol w:w="1077"/>
      </w:tblGrid>
      <w:tr w:rsidR="00AE7AB2">
        <w:trPr>
          <w:tblHeader/>
        </w:trPr>
        <w:tc>
          <w:tcPr>
            <w:tcW w:w="2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测试内容</w:t>
            </w:r>
          </w:p>
        </w:tc>
        <w:tc>
          <w:tcPr>
            <w:tcW w:w="4400"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测试指标（中期要求）</w:t>
            </w:r>
          </w:p>
        </w:tc>
        <w:tc>
          <w:tcPr>
            <w:tcW w:w="1133"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测试结果</w:t>
            </w:r>
          </w:p>
        </w:tc>
        <w:tc>
          <w:tcPr>
            <w:tcW w:w="1077" w:type="dxa"/>
            <w:shd w:val="clear" w:color="auto" w:fill="D9D9D9"/>
            <w:tcMar>
              <w:top w:w="60" w:type="dxa"/>
              <w:left w:w="100" w:type="dxa"/>
              <w:bottom w:w="60" w:type="dxa"/>
              <w:right w:w="100" w:type="dxa"/>
            </w:tcMar>
            <w:vAlign w:val="center"/>
          </w:tcPr>
          <w:p w:rsidR="00AE7AB2" w:rsidRDefault="00E10BB2">
            <w:pPr>
              <w:spacing w:after="20" w:line="280" w:lineRule="auto"/>
              <w:jc w:val="center"/>
            </w:pPr>
            <w:r>
              <w:rPr>
                <w:b/>
                <w:bCs/>
                <w:sz w:val="21"/>
                <w:szCs w:val="21"/>
              </w:rPr>
              <w:t>测试结论</w:t>
            </w: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平台功能</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具备前沿技术遴选评估、产业技术卡点识别</w:t>
            </w:r>
            <w:proofErr w:type="gramStart"/>
            <w:r>
              <w:rPr>
                <w:sz w:val="21"/>
                <w:szCs w:val="21"/>
              </w:rPr>
              <w:t>研</w:t>
            </w:r>
            <w:proofErr w:type="gramEnd"/>
            <w:r>
              <w:rPr>
                <w:sz w:val="21"/>
                <w:szCs w:val="21"/>
              </w:rPr>
              <w:t>判、成熟度分析、产业化应用场景</w:t>
            </w:r>
            <w:proofErr w:type="gramStart"/>
            <w:r>
              <w:rPr>
                <w:sz w:val="21"/>
                <w:szCs w:val="21"/>
              </w:rPr>
              <w:t>研判等</w:t>
            </w:r>
            <w:proofErr w:type="gramEnd"/>
            <w:r>
              <w:rPr>
                <w:sz w:val="21"/>
                <w:szCs w:val="21"/>
              </w:rPr>
              <w:t>4</w:t>
            </w:r>
            <w:r>
              <w:rPr>
                <w:sz w:val="21"/>
                <w:szCs w:val="21"/>
              </w:rPr>
              <w:t>项产业分析</w:t>
            </w:r>
            <w:proofErr w:type="gramStart"/>
            <w:r>
              <w:rPr>
                <w:sz w:val="21"/>
                <w:szCs w:val="21"/>
              </w:rPr>
              <w:t>研</w:t>
            </w:r>
            <w:proofErr w:type="gramEnd"/>
            <w:r>
              <w:rPr>
                <w:sz w:val="21"/>
                <w:szCs w:val="21"/>
              </w:rPr>
              <w:t>判能力；支持根据专家在线反馈自动评估产业报告质量</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r w:rsidR="00AE7AB2">
        <w:tc>
          <w:tcPr>
            <w:tcW w:w="2400" w:type="dxa"/>
            <w:tcMar>
              <w:top w:w="60" w:type="dxa"/>
              <w:left w:w="100" w:type="dxa"/>
              <w:bottom w:w="60" w:type="dxa"/>
              <w:right w:w="100" w:type="dxa"/>
            </w:tcMar>
            <w:vAlign w:val="center"/>
          </w:tcPr>
          <w:p w:rsidR="00AE7AB2" w:rsidRDefault="00E10BB2">
            <w:pPr>
              <w:spacing w:after="20" w:line="280" w:lineRule="auto"/>
              <w:jc w:val="left"/>
            </w:pPr>
            <w:r>
              <w:rPr>
                <w:sz w:val="21"/>
                <w:szCs w:val="21"/>
              </w:rPr>
              <w:t>先进制造领域产业链监测能力</w:t>
            </w:r>
          </w:p>
        </w:tc>
        <w:tc>
          <w:tcPr>
            <w:tcW w:w="4400" w:type="dxa"/>
            <w:tcMar>
              <w:top w:w="60" w:type="dxa"/>
              <w:left w:w="100" w:type="dxa"/>
              <w:bottom w:w="60" w:type="dxa"/>
              <w:right w:w="100" w:type="dxa"/>
            </w:tcMar>
            <w:vAlign w:val="center"/>
          </w:tcPr>
          <w:p w:rsidR="00AE7AB2" w:rsidRDefault="00E10BB2">
            <w:pPr>
              <w:spacing w:after="20" w:line="280" w:lineRule="auto"/>
              <w:jc w:val="left"/>
            </w:pPr>
            <w:r>
              <w:rPr>
                <w:sz w:val="21"/>
                <w:szCs w:val="21"/>
              </w:rPr>
              <w:t>覆盖高端装备、航空航天等</w:t>
            </w:r>
            <w:r>
              <w:rPr>
                <w:sz w:val="21"/>
                <w:szCs w:val="21"/>
              </w:rPr>
              <w:t>5</w:t>
            </w:r>
            <w:r>
              <w:rPr>
                <w:sz w:val="21"/>
                <w:szCs w:val="21"/>
              </w:rPr>
              <w:t>个先进制造领域共</w:t>
            </w:r>
            <w:r>
              <w:rPr>
                <w:sz w:val="21"/>
                <w:szCs w:val="21"/>
              </w:rPr>
              <w:t>16</w:t>
            </w:r>
            <w:r>
              <w:rPr>
                <w:sz w:val="21"/>
                <w:szCs w:val="21"/>
              </w:rPr>
              <w:t>条产业链</w:t>
            </w:r>
          </w:p>
        </w:tc>
        <w:tc>
          <w:tcPr>
            <w:tcW w:w="1133" w:type="dxa"/>
            <w:tcMar>
              <w:top w:w="60" w:type="dxa"/>
              <w:left w:w="100" w:type="dxa"/>
              <w:bottom w:w="60" w:type="dxa"/>
              <w:right w:w="100" w:type="dxa"/>
            </w:tcMar>
            <w:vAlign w:val="center"/>
          </w:tcPr>
          <w:p w:rsidR="00AE7AB2" w:rsidRDefault="00AE7AB2">
            <w:pPr>
              <w:spacing w:after="20" w:line="280" w:lineRule="auto"/>
              <w:jc w:val="left"/>
            </w:pPr>
          </w:p>
        </w:tc>
        <w:tc>
          <w:tcPr>
            <w:tcW w:w="1077" w:type="dxa"/>
            <w:tcMar>
              <w:top w:w="60" w:type="dxa"/>
              <w:left w:w="100" w:type="dxa"/>
              <w:bottom w:w="60" w:type="dxa"/>
              <w:right w:w="100" w:type="dxa"/>
            </w:tcMar>
            <w:vAlign w:val="center"/>
          </w:tcPr>
          <w:p w:rsidR="00AE7AB2" w:rsidRDefault="00AE7AB2">
            <w:pPr>
              <w:spacing w:after="20" w:line="280" w:lineRule="auto"/>
              <w:jc w:val="left"/>
            </w:pPr>
          </w:p>
        </w:tc>
      </w:tr>
    </w:tbl>
    <w:p w:rsidR="00AE7AB2" w:rsidRDefault="00E10BB2">
      <w:pPr>
        <w:pStyle w:val="1"/>
      </w:pPr>
      <w:bookmarkStart w:id="1597" w:name="_Toc1586823238"/>
      <w:r>
        <w:rPr>
          <w:rFonts w:hAnsi="黑体"/>
        </w:rPr>
        <w:t>附件C 测试机构介绍</w:t>
      </w:r>
      <w:bookmarkEnd w:id="1597"/>
    </w:p>
    <w:p w:rsidR="00AE7AB2" w:rsidRDefault="00E10BB2">
      <w:pPr>
        <w:pStyle w:val="2"/>
      </w:pPr>
      <w:bookmarkStart w:id="1598" w:name="_Toc138748973"/>
      <w:r>
        <w:rPr>
          <w:rFonts w:hAnsi="黑体"/>
        </w:rPr>
        <w:t>C.1 公司介绍</w:t>
      </w:r>
      <w:bookmarkEnd w:id="1598"/>
    </w:p>
    <w:p w:rsidR="00AE7AB2" w:rsidRDefault="00E10BB2">
      <w:pPr>
        <w:spacing w:after="60" w:line="320" w:lineRule="auto"/>
        <w:ind w:firstLine="480"/>
      </w:pPr>
      <w:r>
        <w:t>网新检测是浙大网新（上市代码：</w:t>
      </w:r>
      <w:r>
        <w:t>600797</w:t>
      </w:r>
      <w:r>
        <w:t>）旗下专注于提供第三方检测服务的子公司。它的前身</w:t>
      </w:r>
      <w:r>
        <w:t>——</w:t>
      </w:r>
      <w:r>
        <w:t>网新恒天评测中心，自</w:t>
      </w:r>
      <w:r>
        <w:t>2016</w:t>
      </w:r>
      <w:r>
        <w:t>年正式成立以来，始终专注于第三方软件检测服务，拥有</w:t>
      </w:r>
      <w:r>
        <w:t>CNAS</w:t>
      </w:r>
      <w:r>
        <w:t>认可的软件评测资质，在高校及研究院、智慧政务、智慧能源、智能制造、智慧医疗等领域积累了千余个行业案例，以专业能力奠定了行业标杆地位。</w:t>
      </w:r>
    </w:p>
    <w:p w:rsidR="00AE7AB2" w:rsidRDefault="00E10BB2">
      <w:pPr>
        <w:spacing w:after="60" w:line="320" w:lineRule="auto"/>
        <w:ind w:firstLine="480"/>
      </w:pPr>
      <w:r>
        <w:t>网新检测的成立是网新恒</w:t>
      </w:r>
      <w:proofErr w:type="gramStart"/>
      <w:r>
        <w:t>天深化第三</w:t>
      </w:r>
      <w:proofErr w:type="gramEnd"/>
      <w:r>
        <w:t>方测试服务能力、响应市场专业需求的关键布局。在服务维度上，独立运营模式让公司专注于软件检测服务，通过严格的体系及机制确保检测报告的公正性与权威性，同时能够更敏捷地响应市场的多样化需求；在技术能力上，公司依托</w:t>
      </w:r>
      <w:r>
        <w:t>CNAS</w:t>
      </w:r>
      <w:r>
        <w:t>资质和</w:t>
      </w:r>
      <w:r>
        <w:t>CMA</w:t>
      </w:r>
      <w:r>
        <w:t>资质，进一步扩展了检测范围，覆盖信息系统项目验收测试、课题验收测试、专项资金验收测试、软件合</w:t>
      </w:r>
      <w:proofErr w:type="gramStart"/>
      <w:r>
        <w:t>规</w:t>
      </w:r>
      <w:proofErr w:type="gramEnd"/>
      <w:r>
        <w:t>性测试、软件成果鉴定测试等多种测试场景。</w:t>
      </w:r>
    </w:p>
    <w:p w:rsidR="00AE7AB2" w:rsidRDefault="00E10BB2">
      <w:pPr>
        <w:spacing w:after="60" w:line="320" w:lineRule="auto"/>
        <w:ind w:firstLine="480"/>
      </w:pPr>
      <w:r>
        <w:t>面向未来发展，网新检测以更加齐全的资质、更高效的团队和更聚焦的服务，构建覆盖多行业、多场景的检测生态体系，成为推动软件产业高质量发展的重要力量，携手客户共筑安全、可靠、创新的未来。</w:t>
      </w:r>
    </w:p>
    <w:p w:rsidR="00AE7AB2" w:rsidRDefault="00E10BB2">
      <w:pPr>
        <w:pStyle w:val="2"/>
      </w:pPr>
      <w:bookmarkStart w:id="1599" w:name="_Toc1934232216"/>
      <w:r>
        <w:rPr>
          <w:rFonts w:hAnsi="黑体"/>
        </w:rPr>
        <w:t>C.2 测试能力</w:t>
      </w:r>
      <w:bookmarkEnd w:id="1599"/>
    </w:p>
    <w:p w:rsidR="00AE7AB2" w:rsidRDefault="00E10BB2">
      <w:pPr>
        <w:spacing w:after="60" w:line="320" w:lineRule="auto"/>
        <w:ind w:firstLine="480"/>
      </w:pPr>
      <w:r>
        <w:t>网新检测依托浙江省内规模最大的测试团队，测试人员总规模为</w:t>
      </w:r>
      <w:r>
        <w:t>700+</w:t>
      </w:r>
      <w:r>
        <w:t>，有</w:t>
      </w:r>
      <w:r>
        <w:t>15</w:t>
      </w:r>
      <w:r>
        <w:t>年以上的专业测试服务经验，已经完成的测试项目</w:t>
      </w:r>
      <w:r>
        <w:t>1000+</w:t>
      </w:r>
      <w:r>
        <w:t>，在测试领域合作过的客户</w:t>
      </w:r>
      <w:r>
        <w:t>500+</w:t>
      </w:r>
      <w:r>
        <w:t>。测试项目所在的行业涵盖金融、新零售、医疗健康、数字政府、工业互联网、智能</w:t>
      </w:r>
      <w:r>
        <w:t>AI</w:t>
      </w:r>
      <w:r>
        <w:t>等多个领域。</w:t>
      </w:r>
    </w:p>
    <w:p w:rsidR="00AE7AB2" w:rsidRDefault="00E10BB2">
      <w:pPr>
        <w:pStyle w:val="2"/>
      </w:pPr>
      <w:bookmarkStart w:id="1600" w:name="_Toc33406026"/>
      <w:r>
        <w:rPr>
          <w:rFonts w:hAnsi="黑体"/>
        </w:rPr>
        <w:t>C.3 第三方软件评测优势</w:t>
      </w:r>
      <w:bookmarkEnd w:id="1600"/>
    </w:p>
    <w:p w:rsidR="00AE7AB2" w:rsidRDefault="00E10BB2">
      <w:pPr>
        <w:spacing w:after="60" w:line="320" w:lineRule="auto"/>
        <w:ind w:firstLine="480"/>
      </w:pPr>
      <w:r>
        <w:t>网新检测在软件评测方面具备以下优势：</w:t>
      </w:r>
    </w:p>
    <w:p w:rsidR="00AE7AB2" w:rsidRDefault="00E10BB2">
      <w:pPr>
        <w:spacing w:after="60" w:line="320" w:lineRule="auto"/>
      </w:pPr>
      <w:r>
        <w:t>1</w:t>
      </w:r>
      <w:r>
        <w:t>）大规模的软件测试团队：测试人员</w:t>
      </w:r>
      <w:r>
        <w:t>700+</w:t>
      </w:r>
      <w:r>
        <w:t>；</w:t>
      </w:r>
    </w:p>
    <w:p w:rsidR="00AE7AB2" w:rsidRDefault="00E10BB2">
      <w:pPr>
        <w:spacing w:after="60" w:line="320" w:lineRule="auto"/>
      </w:pPr>
      <w:r>
        <w:t>2</w:t>
      </w:r>
      <w:r>
        <w:t>）专业化的测试能力：</w:t>
      </w:r>
      <w:r>
        <w:t>20+</w:t>
      </w:r>
      <w:r>
        <w:t>年软件测试服务经验；</w:t>
      </w:r>
    </w:p>
    <w:p w:rsidR="00AE7AB2" w:rsidRDefault="00E10BB2">
      <w:pPr>
        <w:spacing w:after="60" w:line="320" w:lineRule="auto"/>
      </w:pPr>
      <w:r>
        <w:t>3</w:t>
      </w:r>
      <w:r>
        <w:t>）软件评测项目全：软件产品质量</w:t>
      </w:r>
      <w:r>
        <w:t>10</w:t>
      </w:r>
      <w:r>
        <w:t>大项都可以测试；</w:t>
      </w:r>
    </w:p>
    <w:p w:rsidR="00AE7AB2" w:rsidRDefault="00E10BB2">
      <w:pPr>
        <w:spacing w:after="60" w:line="320" w:lineRule="auto"/>
      </w:pPr>
      <w:r>
        <w:t>4</w:t>
      </w:r>
      <w:r>
        <w:t>）软件评测效率高：响应及时、行动高效；</w:t>
      </w:r>
    </w:p>
    <w:p w:rsidR="00AE7AB2" w:rsidRDefault="00E10BB2">
      <w:pPr>
        <w:spacing w:after="60" w:line="320" w:lineRule="auto"/>
      </w:pPr>
      <w:r>
        <w:t>5</w:t>
      </w:r>
      <w:r>
        <w:t>）服务质量高：从计划、实施、沟通、管理等方面给客户提供高质量的服务体验。</w:t>
      </w:r>
    </w:p>
    <w:sectPr w:rsidR="00AE7AB2">
      <w:headerReference w:type="default" r:id="rId11"/>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BB2" w:rsidRDefault="00E10BB2">
      <w:r>
        <w:separator/>
      </w:r>
    </w:p>
  </w:endnote>
  <w:endnote w:type="continuationSeparator" w:id="0">
    <w:p w:rsidR="00E10BB2" w:rsidRDefault="00E10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ans-serif">
    <w:altName w:val="Calibri"/>
    <w:charset w:val="00"/>
    <w:family w:val="auto"/>
    <w:pitch w:val="default"/>
  </w:font>
  <w:font w:name="Menlo">
    <w:altName w:val="Segoe Print"/>
    <w:charset w:val="00"/>
    <w:family w:val="auto"/>
    <w:pitch w:val="default"/>
    <w:sig w:usb0="00000000" w:usb1="00000000" w:usb2="02000028" w:usb3="00000000" w:csb0="600001DF" w:csb1="FFD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BB2" w:rsidRDefault="00E10BB2">
    <w:pPr>
      <w:jc w:val="center"/>
    </w:pPr>
    <w:r>
      <w:rPr>
        <w:sz w:val="18"/>
        <w:szCs w:val="18"/>
      </w:rPr>
      <w:fldChar w:fldCharType="begin"/>
    </w:r>
    <w:r>
      <w:rPr>
        <w:sz w:val="18"/>
        <w:szCs w:val="18"/>
      </w:rPr>
      <w:instrText>PAGE</w:instrText>
    </w:r>
    <w:r>
      <w:rPr>
        <w:sz w:val="18"/>
        <w:szCs w:val="18"/>
      </w:rPr>
      <w:fldChar w:fldCharType="separate"/>
    </w:r>
    <w:r w:rsidR="008D367F">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BB2" w:rsidRDefault="00E10BB2">
      <w:r>
        <w:separator/>
      </w:r>
    </w:p>
  </w:footnote>
  <w:footnote w:type="continuationSeparator" w:id="0">
    <w:p w:rsidR="00E10BB2" w:rsidRDefault="00E10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0BB2" w:rsidRDefault="00E10BB2">
    <w:pPr>
      <w:pBdr>
        <w:bottom w:val="single" w:sz="4" w:space="2" w:color="auto"/>
      </w:pBdr>
      <w:jc w:val="center"/>
    </w:pPr>
    <w:r>
      <w:rPr>
        <w:sz w:val="18"/>
        <w:szCs w:val="18"/>
      </w:rPr>
      <w:t>大模型驱动下产业信息智能分析与服务关键技术研究及示范应用</w:t>
    </w:r>
    <w:r>
      <w:rPr>
        <w:sz w:val="18"/>
        <w:szCs w:val="18"/>
      </w:rPr>
      <w:t xml:space="preserve"> </w:t>
    </w:r>
    <w:r>
      <w:rPr>
        <w:sz w:val="18"/>
        <w:szCs w:val="18"/>
      </w:rPr>
      <w:t>测试大纲（中期检查）</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77C5D0C"/>
    <w:multiLevelType w:val="multilevel"/>
    <w:tmpl w:val="F77C5D0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沈永亮">
    <w15:presenceInfo w15:providerId="None" w15:userId="沈永亮"/>
  </w15:person>
  <w15:person w15:author="伟 李">
    <w15:presenceInfo w15:providerId="Windows Live" w15:userId="23882111db0a0806"/>
  </w15:person>
  <w15:person w15:author="汤丽群">
    <w15:presenceInfo w15:providerId="None" w15:userId="汤丽群"/>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grammar="clean"/>
  <w:trackRevisions/>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AD1"/>
    <w:rsid w:val="EF7E9E54"/>
    <w:rsid w:val="EFA73CC6"/>
    <w:rsid w:val="EFB52218"/>
    <w:rsid w:val="EFBF9C5A"/>
    <w:rsid w:val="EFD5AC15"/>
    <w:rsid w:val="EFD993CA"/>
    <w:rsid w:val="EFEFA412"/>
    <w:rsid w:val="EFFFB444"/>
    <w:rsid w:val="F14DA284"/>
    <w:rsid w:val="F2FECFC2"/>
    <w:rsid w:val="F3FB82C9"/>
    <w:rsid w:val="F3FFE591"/>
    <w:rsid w:val="F45F78EA"/>
    <w:rsid w:val="F47BBBD5"/>
    <w:rsid w:val="F5A3EC6B"/>
    <w:rsid w:val="F5FAF68A"/>
    <w:rsid w:val="F6D75520"/>
    <w:rsid w:val="F6F478C4"/>
    <w:rsid w:val="F6FFC46C"/>
    <w:rsid w:val="F77F9658"/>
    <w:rsid w:val="F77FBECD"/>
    <w:rsid w:val="F7AED19A"/>
    <w:rsid w:val="F7D70DE7"/>
    <w:rsid w:val="F7DF85F4"/>
    <w:rsid w:val="F7E6F254"/>
    <w:rsid w:val="F87EE2F5"/>
    <w:rsid w:val="F8EF06E9"/>
    <w:rsid w:val="F9DA365B"/>
    <w:rsid w:val="F9DF6E9C"/>
    <w:rsid w:val="F9FE77F7"/>
    <w:rsid w:val="FAEF7CA3"/>
    <w:rsid w:val="FAF75529"/>
    <w:rsid w:val="FAFD57AA"/>
    <w:rsid w:val="FAFF1173"/>
    <w:rsid w:val="FB4A5834"/>
    <w:rsid w:val="FB69DA48"/>
    <w:rsid w:val="FB7E0D82"/>
    <w:rsid w:val="FB7F4961"/>
    <w:rsid w:val="FBAF0E6C"/>
    <w:rsid w:val="FBCF3CFC"/>
    <w:rsid w:val="FBD790CE"/>
    <w:rsid w:val="FBF2B913"/>
    <w:rsid w:val="FBFF415B"/>
    <w:rsid w:val="FBFFF718"/>
    <w:rsid w:val="FC4F3507"/>
    <w:rsid w:val="FC7BF9F2"/>
    <w:rsid w:val="FC7F80CC"/>
    <w:rsid w:val="FCFBEFD9"/>
    <w:rsid w:val="FD5B3954"/>
    <w:rsid w:val="FD77D3DE"/>
    <w:rsid w:val="FD780EE4"/>
    <w:rsid w:val="FDBD0600"/>
    <w:rsid w:val="FDBD52F3"/>
    <w:rsid w:val="FDC53D85"/>
    <w:rsid w:val="FDCAF283"/>
    <w:rsid w:val="FDDDD0CF"/>
    <w:rsid w:val="FDE13F8A"/>
    <w:rsid w:val="FDEB8075"/>
    <w:rsid w:val="FDEF8CB4"/>
    <w:rsid w:val="FDF1E6C8"/>
    <w:rsid w:val="FDF63AFE"/>
    <w:rsid w:val="FDF7230C"/>
    <w:rsid w:val="FDF9FCBF"/>
    <w:rsid w:val="FDFF579C"/>
    <w:rsid w:val="FE37BC43"/>
    <w:rsid w:val="FE4B36BD"/>
    <w:rsid w:val="FEAF351F"/>
    <w:rsid w:val="FEDFDF94"/>
    <w:rsid w:val="FEEEA94E"/>
    <w:rsid w:val="FF373DEA"/>
    <w:rsid w:val="FF538AB5"/>
    <w:rsid w:val="FF67536C"/>
    <w:rsid w:val="FF77B3F4"/>
    <w:rsid w:val="FF7A31EA"/>
    <w:rsid w:val="FF7BB9AC"/>
    <w:rsid w:val="FF7DCF92"/>
    <w:rsid w:val="FF7F3294"/>
    <w:rsid w:val="FFB623E4"/>
    <w:rsid w:val="FFBFE974"/>
    <w:rsid w:val="FFDB8C72"/>
    <w:rsid w:val="FFDCD3DE"/>
    <w:rsid w:val="FFDF1DF5"/>
    <w:rsid w:val="FFDF5791"/>
    <w:rsid w:val="FFDFE790"/>
    <w:rsid w:val="FFFB7013"/>
    <w:rsid w:val="FFFC6493"/>
    <w:rsid w:val="FFFCE66F"/>
    <w:rsid w:val="FFFD3575"/>
    <w:rsid w:val="FFFF1233"/>
    <w:rsid w:val="FFFF56BD"/>
    <w:rsid w:val="FFFFF3F6"/>
    <w:rsid w:val="00197346"/>
    <w:rsid w:val="004835E8"/>
    <w:rsid w:val="006743FB"/>
    <w:rsid w:val="008D367F"/>
    <w:rsid w:val="00AB1FFE"/>
    <w:rsid w:val="00AE7AB2"/>
    <w:rsid w:val="00BB0B23"/>
    <w:rsid w:val="00DB4D94"/>
    <w:rsid w:val="00E060B8"/>
    <w:rsid w:val="00E10BB2"/>
    <w:rsid w:val="00E7404C"/>
    <w:rsid w:val="00F25AD1"/>
    <w:rsid w:val="00F26730"/>
    <w:rsid w:val="00F73F51"/>
    <w:rsid w:val="00FD422C"/>
    <w:rsid w:val="05AD1B88"/>
    <w:rsid w:val="05F872A7"/>
    <w:rsid w:val="085F5486"/>
    <w:rsid w:val="0B51783C"/>
    <w:rsid w:val="0D0E052A"/>
    <w:rsid w:val="0EAB3374"/>
    <w:rsid w:val="0FF34F02"/>
    <w:rsid w:val="10563548"/>
    <w:rsid w:val="11B85B3D"/>
    <w:rsid w:val="130059ED"/>
    <w:rsid w:val="16445BF1"/>
    <w:rsid w:val="167069E6"/>
    <w:rsid w:val="17438A56"/>
    <w:rsid w:val="17AF6935"/>
    <w:rsid w:val="17B5096A"/>
    <w:rsid w:val="18A40BC9"/>
    <w:rsid w:val="18E00CB2"/>
    <w:rsid w:val="1AA90718"/>
    <w:rsid w:val="1ABE4B89"/>
    <w:rsid w:val="1B77AB06"/>
    <w:rsid w:val="1B7CC2E4"/>
    <w:rsid w:val="1BFDBCAD"/>
    <w:rsid w:val="1D376155"/>
    <w:rsid w:val="1D7C0366"/>
    <w:rsid w:val="1DFBF413"/>
    <w:rsid w:val="1E6EB915"/>
    <w:rsid w:val="1EBD29E4"/>
    <w:rsid w:val="1EF702DD"/>
    <w:rsid w:val="1F9F93A4"/>
    <w:rsid w:val="1FB58993"/>
    <w:rsid w:val="1FDEBFB5"/>
    <w:rsid w:val="208C6B12"/>
    <w:rsid w:val="20F471FB"/>
    <w:rsid w:val="22372AAE"/>
    <w:rsid w:val="232F19D7"/>
    <w:rsid w:val="23B02B18"/>
    <w:rsid w:val="2446522A"/>
    <w:rsid w:val="25BC1C48"/>
    <w:rsid w:val="26FF7B65"/>
    <w:rsid w:val="27D3B0B0"/>
    <w:rsid w:val="28BFB885"/>
    <w:rsid w:val="28F7DA17"/>
    <w:rsid w:val="2AAD6622"/>
    <w:rsid w:val="2AF7102C"/>
    <w:rsid w:val="2B8BB9FB"/>
    <w:rsid w:val="2CBEA296"/>
    <w:rsid w:val="2D4542D1"/>
    <w:rsid w:val="2DB78021"/>
    <w:rsid w:val="2DF345EE"/>
    <w:rsid w:val="2E3305CD"/>
    <w:rsid w:val="2E6A142F"/>
    <w:rsid w:val="2F3A598B"/>
    <w:rsid w:val="2FAFC7C0"/>
    <w:rsid w:val="2FDCF2E7"/>
    <w:rsid w:val="33FFD48C"/>
    <w:rsid w:val="34B132A2"/>
    <w:rsid w:val="35131158"/>
    <w:rsid w:val="354DA4A0"/>
    <w:rsid w:val="355F042D"/>
    <w:rsid w:val="357F875A"/>
    <w:rsid w:val="35CB558F"/>
    <w:rsid w:val="377AFD3B"/>
    <w:rsid w:val="37F7FA69"/>
    <w:rsid w:val="37FF9095"/>
    <w:rsid w:val="393F251C"/>
    <w:rsid w:val="39423DBA"/>
    <w:rsid w:val="39744611"/>
    <w:rsid w:val="3998E008"/>
    <w:rsid w:val="3AFCDB14"/>
    <w:rsid w:val="3B133F5E"/>
    <w:rsid w:val="3B549F4B"/>
    <w:rsid w:val="3BD5016F"/>
    <w:rsid w:val="3BFFE130"/>
    <w:rsid w:val="3BFFFD81"/>
    <w:rsid w:val="3CFE72AE"/>
    <w:rsid w:val="3DB551EF"/>
    <w:rsid w:val="3DBDA1CF"/>
    <w:rsid w:val="3DDE8EF7"/>
    <w:rsid w:val="3DEDC7AD"/>
    <w:rsid w:val="3DF58D0C"/>
    <w:rsid w:val="3E22608E"/>
    <w:rsid w:val="3E4FBF64"/>
    <w:rsid w:val="3E6FB2CE"/>
    <w:rsid w:val="3EAF3CA0"/>
    <w:rsid w:val="3ED79773"/>
    <w:rsid w:val="3EFB204F"/>
    <w:rsid w:val="3EFE50A7"/>
    <w:rsid w:val="3EFF7CB8"/>
    <w:rsid w:val="3EFFAC36"/>
    <w:rsid w:val="3F37BF15"/>
    <w:rsid w:val="3FBF48CB"/>
    <w:rsid w:val="3FD3EA30"/>
    <w:rsid w:val="3FED5851"/>
    <w:rsid w:val="3FF9B81C"/>
    <w:rsid w:val="3FFF43E8"/>
    <w:rsid w:val="41B370D6"/>
    <w:rsid w:val="41E462A7"/>
    <w:rsid w:val="43B43B06"/>
    <w:rsid w:val="44330ECF"/>
    <w:rsid w:val="447137A5"/>
    <w:rsid w:val="44D9CEFD"/>
    <w:rsid w:val="4662C061"/>
    <w:rsid w:val="46EB4F97"/>
    <w:rsid w:val="47571A66"/>
    <w:rsid w:val="47824E71"/>
    <w:rsid w:val="4812108F"/>
    <w:rsid w:val="48F350D1"/>
    <w:rsid w:val="4AFA44F5"/>
    <w:rsid w:val="4C1C493F"/>
    <w:rsid w:val="4D5725EE"/>
    <w:rsid w:val="4F38383D"/>
    <w:rsid w:val="4F9F171B"/>
    <w:rsid w:val="4FBF9C82"/>
    <w:rsid w:val="4FD022D1"/>
    <w:rsid w:val="4FFDA675"/>
    <w:rsid w:val="4FFF095F"/>
    <w:rsid w:val="50302767"/>
    <w:rsid w:val="52F21F55"/>
    <w:rsid w:val="53ADF9E8"/>
    <w:rsid w:val="55D2D427"/>
    <w:rsid w:val="577D14B3"/>
    <w:rsid w:val="577FE724"/>
    <w:rsid w:val="5798756F"/>
    <w:rsid w:val="57D8A987"/>
    <w:rsid w:val="58BA52C3"/>
    <w:rsid w:val="591F0157"/>
    <w:rsid w:val="59A9E8F4"/>
    <w:rsid w:val="5AAC50E0"/>
    <w:rsid w:val="5B797760"/>
    <w:rsid w:val="5BBDFEDF"/>
    <w:rsid w:val="5BBF26DC"/>
    <w:rsid w:val="5BFF6EB9"/>
    <w:rsid w:val="5CFD6C38"/>
    <w:rsid w:val="5CFF9856"/>
    <w:rsid w:val="5D7FB141"/>
    <w:rsid w:val="5DCEF29C"/>
    <w:rsid w:val="5DDDC2E9"/>
    <w:rsid w:val="5DEFE313"/>
    <w:rsid w:val="5DF63CA0"/>
    <w:rsid w:val="5DFE551D"/>
    <w:rsid w:val="5E47B49B"/>
    <w:rsid w:val="5E73267F"/>
    <w:rsid w:val="5EF5B5E7"/>
    <w:rsid w:val="5EFB2D4A"/>
    <w:rsid w:val="5EFE1F87"/>
    <w:rsid w:val="5F57C9CE"/>
    <w:rsid w:val="5FBF22BE"/>
    <w:rsid w:val="5FF7159A"/>
    <w:rsid w:val="5FF90816"/>
    <w:rsid w:val="5FFDCA9A"/>
    <w:rsid w:val="5FFF0ACA"/>
    <w:rsid w:val="604007A4"/>
    <w:rsid w:val="6333639E"/>
    <w:rsid w:val="64EC0EFA"/>
    <w:rsid w:val="64EFCAB5"/>
    <w:rsid w:val="65CF996A"/>
    <w:rsid w:val="663F2CCC"/>
    <w:rsid w:val="66E74F1A"/>
    <w:rsid w:val="676FCF6E"/>
    <w:rsid w:val="6776E03B"/>
    <w:rsid w:val="67FB20DF"/>
    <w:rsid w:val="69DF0601"/>
    <w:rsid w:val="6AE73607"/>
    <w:rsid w:val="6AE99C77"/>
    <w:rsid w:val="6AEBAF14"/>
    <w:rsid w:val="6AECC051"/>
    <w:rsid w:val="6AFB23FA"/>
    <w:rsid w:val="6BAC4F3D"/>
    <w:rsid w:val="6BDE159E"/>
    <w:rsid w:val="6BE2DEB1"/>
    <w:rsid w:val="6BF5C5F3"/>
    <w:rsid w:val="6BF6222B"/>
    <w:rsid w:val="6BFFE472"/>
    <w:rsid w:val="6C0C1E82"/>
    <w:rsid w:val="6CC70C5F"/>
    <w:rsid w:val="6D5F89EE"/>
    <w:rsid w:val="6DDE82B5"/>
    <w:rsid w:val="6E7B49CD"/>
    <w:rsid w:val="6EB7C255"/>
    <w:rsid w:val="6EB81E4D"/>
    <w:rsid w:val="6ECFE904"/>
    <w:rsid w:val="6F2820CF"/>
    <w:rsid w:val="6F3FF164"/>
    <w:rsid w:val="6F7951FB"/>
    <w:rsid w:val="6F7D7F77"/>
    <w:rsid w:val="6F7DB067"/>
    <w:rsid w:val="6FAD2EE6"/>
    <w:rsid w:val="6FE37017"/>
    <w:rsid w:val="6FF701A6"/>
    <w:rsid w:val="6FF99BF9"/>
    <w:rsid w:val="6FFE428D"/>
    <w:rsid w:val="6FFF608F"/>
    <w:rsid w:val="709B37D5"/>
    <w:rsid w:val="71FF4BCC"/>
    <w:rsid w:val="73A31DEC"/>
    <w:rsid w:val="73EC236D"/>
    <w:rsid w:val="74CF2BFF"/>
    <w:rsid w:val="752BF45D"/>
    <w:rsid w:val="753D43E8"/>
    <w:rsid w:val="75703482"/>
    <w:rsid w:val="75770963"/>
    <w:rsid w:val="758111EB"/>
    <w:rsid w:val="75AE9A16"/>
    <w:rsid w:val="75F419BD"/>
    <w:rsid w:val="75F86612"/>
    <w:rsid w:val="75F941EA"/>
    <w:rsid w:val="7619E565"/>
    <w:rsid w:val="767BAD86"/>
    <w:rsid w:val="77DB4B53"/>
    <w:rsid w:val="77DB7AC6"/>
    <w:rsid w:val="77EB8F4E"/>
    <w:rsid w:val="77ED1B7B"/>
    <w:rsid w:val="77EE6B5F"/>
    <w:rsid w:val="77EFB36C"/>
    <w:rsid w:val="77F36294"/>
    <w:rsid w:val="77FE4800"/>
    <w:rsid w:val="7851759A"/>
    <w:rsid w:val="79BB9AA3"/>
    <w:rsid w:val="79F9C1E3"/>
    <w:rsid w:val="79FB812C"/>
    <w:rsid w:val="79FE7F10"/>
    <w:rsid w:val="79FFB61D"/>
    <w:rsid w:val="7A7BE40C"/>
    <w:rsid w:val="7ABFA951"/>
    <w:rsid w:val="7AFF2ACE"/>
    <w:rsid w:val="7B3D1C42"/>
    <w:rsid w:val="7B7F5C5E"/>
    <w:rsid w:val="7BB23813"/>
    <w:rsid w:val="7BC71922"/>
    <w:rsid w:val="7BEED663"/>
    <w:rsid w:val="7BF6A42C"/>
    <w:rsid w:val="7BFEA6B0"/>
    <w:rsid w:val="7BFF4BCC"/>
    <w:rsid w:val="7BFFD886"/>
    <w:rsid w:val="7C3945CD"/>
    <w:rsid w:val="7C6D4CBA"/>
    <w:rsid w:val="7CA9E5BA"/>
    <w:rsid w:val="7D5E1D3C"/>
    <w:rsid w:val="7DBB9D78"/>
    <w:rsid w:val="7E5382D3"/>
    <w:rsid w:val="7E569AEC"/>
    <w:rsid w:val="7E5E880E"/>
    <w:rsid w:val="7E6F3C10"/>
    <w:rsid w:val="7E77EA96"/>
    <w:rsid w:val="7E7F3701"/>
    <w:rsid w:val="7E933BE1"/>
    <w:rsid w:val="7E9F39F2"/>
    <w:rsid w:val="7EB9BF09"/>
    <w:rsid w:val="7ED103C1"/>
    <w:rsid w:val="7EEF9E53"/>
    <w:rsid w:val="7EFE3903"/>
    <w:rsid w:val="7EFF1BE4"/>
    <w:rsid w:val="7EFFCA05"/>
    <w:rsid w:val="7F535239"/>
    <w:rsid w:val="7F5D1DDE"/>
    <w:rsid w:val="7F6D88D5"/>
    <w:rsid w:val="7F73BB65"/>
    <w:rsid w:val="7F7DD095"/>
    <w:rsid w:val="7F7EAEDD"/>
    <w:rsid w:val="7F7FA2E5"/>
    <w:rsid w:val="7FAEEC9D"/>
    <w:rsid w:val="7FB3446B"/>
    <w:rsid w:val="7FB7C379"/>
    <w:rsid w:val="7FBB9CA9"/>
    <w:rsid w:val="7FBF5F76"/>
    <w:rsid w:val="7FBF9F82"/>
    <w:rsid w:val="7FBFA1AC"/>
    <w:rsid w:val="7FD17E5A"/>
    <w:rsid w:val="7FD391E4"/>
    <w:rsid w:val="7FD7E70E"/>
    <w:rsid w:val="7FDC7395"/>
    <w:rsid w:val="7FDE6E35"/>
    <w:rsid w:val="7FDF01AA"/>
    <w:rsid w:val="7FDFA459"/>
    <w:rsid w:val="7FDFADC5"/>
    <w:rsid w:val="7FE592CF"/>
    <w:rsid w:val="7FEFD07E"/>
    <w:rsid w:val="7FF72862"/>
    <w:rsid w:val="7FF780A9"/>
    <w:rsid w:val="7FFD2F4C"/>
    <w:rsid w:val="7FFD9262"/>
    <w:rsid w:val="7FFE547A"/>
    <w:rsid w:val="7FFEE42D"/>
    <w:rsid w:val="7FFF3E98"/>
    <w:rsid w:val="7FFF47A8"/>
    <w:rsid w:val="7FFF5905"/>
    <w:rsid w:val="7FFF9C48"/>
    <w:rsid w:val="7FFFEE9F"/>
    <w:rsid w:val="89FF4414"/>
    <w:rsid w:val="8BFFACA5"/>
    <w:rsid w:val="91AC3B98"/>
    <w:rsid w:val="91F6D642"/>
    <w:rsid w:val="95FF15D6"/>
    <w:rsid w:val="99EFA8B3"/>
    <w:rsid w:val="9DCB5D32"/>
    <w:rsid w:val="9F8B1B3E"/>
    <w:rsid w:val="9F9BD0DA"/>
    <w:rsid w:val="9FF36F85"/>
    <w:rsid w:val="A2FE0A85"/>
    <w:rsid w:val="A3EBF203"/>
    <w:rsid w:val="A5FAAEAC"/>
    <w:rsid w:val="A6D8E373"/>
    <w:rsid w:val="ABFFAE0C"/>
    <w:rsid w:val="AFBEC894"/>
    <w:rsid w:val="AFF73800"/>
    <w:rsid w:val="AFF7F381"/>
    <w:rsid w:val="B4F83AE1"/>
    <w:rsid w:val="B75FEAE2"/>
    <w:rsid w:val="B7797639"/>
    <w:rsid w:val="B7EFAD26"/>
    <w:rsid w:val="BA5F479D"/>
    <w:rsid w:val="BABFF04E"/>
    <w:rsid w:val="BAF78EE9"/>
    <w:rsid w:val="BB758FB1"/>
    <w:rsid w:val="BB7EE88D"/>
    <w:rsid w:val="BBFF1584"/>
    <w:rsid w:val="BCAF724B"/>
    <w:rsid w:val="BDAC505B"/>
    <w:rsid w:val="BDBCDAE4"/>
    <w:rsid w:val="BDEFDAC4"/>
    <w:rsid w:val="BDF3B0BA"/>
    <w:rsid w:val="BE7E7B95"/>
    <w:rsid w:val="BEDF281D"/>
    <w:rsid w:val="BEFF2B39"/>
    <w:rsid w:val="BF6B3ADA"/>
    <w:rsid w:val="BF7F068B"/>
    <w:rsid w:val="BF7FF4BD"/>
    <w:rsid w:val="BF9D377C"/>
    <w:rsid w:val="BF9F6231"/>
    <w:rsid w:val="BFBB011B"/>
    <w:rsid w:val="BFBF7C35"/>
    <w:rsid w:val="BFEC1598"/>
    <w:rsid w:val="BFEDEB95"/>
    <w:rsid w:val="BFFF509D"/>
    <w:rsid w:val="C27BE8A0"/>
    <w:rsid w:val="C9972809"/>
    <w:rsid w:val="CAFF22BC"/>
    <w:rsid w:val="CDCE9A20"/>
    <w:rsid w:val="CF4B195A"/>
    <w:rsid w:val="CFD9E52B"/>
    <w:rsid w:val="CFFB94AB"/>
    <w:rsid w:val="CFFF014E"/>
    <w:rsid w:val="D4FDA6A4"/>
    <w:rsid w:val="D57E04B4"/>
    <w:rsid w:val="D63AC4BE"/>
    <w:rsid w:val="D7432D05"/>
    <w:rsid w:val="D76EFCDC"/>
    <w:rsid w:val="D9FB1B10"/>
    <w:rsid w:val="DB790462"/>
    <w:rsid w:val="DCFE415F"/>
    <w:rsid w:val="DD7B48E5"/>
    <w:rsid w:val="DD8F95EC"/>
    <w:rsid w:val="DDFBBE68"/>
    <w:rsid w:val="DE776FCC"/>
    <w:rsid w:val="DEFE2E70"/>
    <w:rsid w:val="DEFEBF4D"/>
    <w:rsid w:val="DF6BF9EA"/>
    <w:rsid w:val="DF6F785F"/>
    <w:rsid w:val="DFD230FF"/>
    <w:rsid w:val="DFF743D7"/>
    <w:rsid w:val="DFFDAD29"/>
    <w:rsid w:val="DFFF93DE"/>
    <w:rsid w:val="DFFF9E51"/>
    <w:rsid w:val="E3F9E46D"/>
    <w:rsid w:val="E6ECB671"/>
    <w:rsid w:val="E73F3E11"/>
    <w:rsid w:val="E7CE0B28"/>
    <w:rsid w:val="E7DA108A"/>
    <w:rsid w:val="E9EE99E2"/>
    <w:rsid w:val="EACB1F7F"/>
    <w:rsid w:val="EB9DB110"/>
    <w:rsid w:val="EBA32225"/>
    <w:rsid w:val="EBBB5AD7"/>
    <w:rsid w:val="EBDF92BD"/>
    <w:rsid w:val="EBEFE32A"/>
    <w:rsid w:val="ECFFC771"/>
    <w:rsid w:val="EE7D9BE3"/>
    <w:rsid w:val="EEF77032"/>
    <w:rsid w:val="EEF78F76"/>
    <w:rsid w:val="EF61AC4B"/>
    <w:rsid w:val="EF76D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66F6475-1642-4B3D-8540-2065A1CB3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footnote text" w:semiHidden="1" w:uiPriority="99" w:unhideWhenUsed="1" w:qFormat="1"/>
    <w:lsdException w:name="header" w:qFormat="1"/>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cstheme="minorBidi"/>
      <w:sz w:val="24"/>
      <w:szCs w:val="24"/>
    </w:rPr>
  </w:style>
  <w:style w:type="paragraph" w:styleId="1">
    <w:name w:val="heading 1"/>
    <w:next w:val="a"/>
    <w:qFormat/>
    <w:pPr>
      <w:spacing w:before="240" w:after="160"/>
      <w:outlineLvl w:val="0"/>
    </w:pPr>
    <w:rPr>
      <w:rFonts w:ascii="黑体" w:eastAsia="黑体" w:cstheme="minorBidi"/>
      <w:b/>
      <w:bCs/>
      <w:color w:val="000000"/>
      <w:sz w:val="32"/>
      <w:szCs w:val="32"/>
    </w:rPr>
  </w:style>
  <w:style w:type="paragraph" w:styleId="2">
    <w:name w:val="heading 2"/>
    <w:next w:val="a"/>
    <w:qFormat/>
    <w:pPr>
      <w:spacing w:before="200" w:after="120"/>
      <w:outlineLvl w:val="1"/>
    </w:pPr>
    <w:rPr>
      <w:rFonts w:ascii="黑体" w:eastAsia="黑体" w:cstheme="minorBidi"/>
      <w:b/>
      <w:bCs/>
      <w:color w:val="000000"/>
      <w:sz w:val="28"/>
      <w:szCs w:val="28"/>
    </w:rPr>
  </w:style>
  <w:style w:type="paragraph" w:styleId="3">
    <w:name w:val="heading 3"/>
    <w:next w:val="a"/>
    <w:qFormat/>
    <w:pPr>
      <w:spacing w:before="160" w:after="100"/>
      <w:outlineLvl w:val="2"/>
    </w:pPr>
    <w:rPr>
      <w:rFonts w:ascii="黑体" w:eastAsia="黑体" w:cstheme="minorBidi"/>
      <w:b/>
      <w:bCs/>
      <w:color w:val="000000"/>
      <w:sz w:val="26"/>
      <w:szCs w:val="26"/>
    </w:rPr>
  </w:style>
  <w:style w:type="paragraph" w:styleId="4">
    <w:name w:val="heading 4"/>
    <w:next w:val="a"/>
    <w:qFormat/>
    <w:pPr>
      <w:spacing w:before="140" w:after="80"/>
      <w:outlineLvl w:val="3"/>
    </w:pPr>
    <w:rPr>
      <w:rFonts w:ascii="黑体" w:eastAsia="黑体" w:cstheme="minorBidi"/>
      <w:b/>
      <w:bCs/>
      <w:color w:val="000000"/>
      <w:sz w:val="24"/>
      <w:szCs w:val="24"/>
    </w:rPr>
  </w:style>
  <w:style w:type="paragraph" w:styleId="5">
    <w:name w:val="heading 5"/>
    <w:next w:val="a"/>
    <w:qFormat/>
    <w:pPr>
      <w:outlineLvl w:val="4"/>
    </w:pPr>
    <w:rPr>
      <w:rFonts w:cstheme="minorBidi"/>
      <w:color w:val="2E74B5"/>
      <w:sz w:val="24"/>
      <w:szCs w:val="24"/>
    </w:rPr>
  </w:style>
  <w:style w:type="paragraph" w:styleId="6">
    <w:name w:val="heading 6"/>
    <w:next w:val="a"/>
    <w:qFormat/>
    <w:pPr>
      <w:outlineLvl w:val="5"/>
    </w:pPr>
    <w:rPr>
      <w:rFonts w:cstheme="minorBidi"/>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30">
    <w:name w:val="toc 3"/>
    <w:basedOn w:val="a"/>
    <w:next w:val="a"/>
    <w:qFormat/>
    <w:pPr>
      <w:ind w:leftChars="400" w:left="840"/>
    </w:pPr>
  </w:style>
  <w:style w:type="paragraph" w:styleId="a5">
    <w:name w:val="endnote text"/>
    <w:link w:val="a6"/>
    <w:uiPriority w:val="99"/>
    <w:semiHidden/>
    <w:unhideWhenUsed/>
    <w:qFormat/>
    <w:rPr>
      <w:rFonts w:cstheme="minorBidi"/>
    </w:rPr>
  </w:style>
  <w:style w:type="paragraph" w:styleId="a7">
    <w:name w:val="Balloon Text"/>
    <w:basedOn w:val="a"/>
    <w:link w:val="a8"/>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tabs>
        <w:tab w:val="center" w:pos="4153"/>
        <w:tab w:val="right" w:pos="8306"/>
      </w:tabs>
      <w:snapToGrid w:val="0"/>
      <w:jc w:val="center"/>
    </w:pPr>
    <w:rPr>
      <w:sz w:val="18"/>
      <w:szCs w:val="18"/>
    </w:rPr>
  </w:style>
  <w:style w:type="paragraph" w:styleId="10">
    <w:name w:val="toc 1"/>
    <w:basedOn w:val="a"/>
    <w:next w:val="a"/>
    <w:qFormat/>
  </w:style>
  <w:style w:type="paragraph" w:styleId="ad">
    <w:name w:val="footnote text"/>
    <w:link w:val="ae"/>
    <w:uiPriority w:val="99"/>
    <w:semiHidden/>
    <w:unhideWhenUsed/>
    <w:qFormat/>
    <w:rPr>
      <w:rFonts w:cstheme="minorBidi"/>
    </w:rPr>
  </w:style>
  <w:style w:type="paragraph" w:styleId="20">
    <w:name w:val="toc 2"/>
    <w:basedOn w:val="a"/>
    <w:next w:val="a"/>
    <w:qFormat/>
    <w:pPr>
      <w:ind w:leftChars="200" w:left="420"/>
    </w:pPr>
  </w:style>
  <w:style w:type="paragraph" w:styleId="af">
    <w:name w:val="Title"/>
    <w:qFormat/>
    <w:rPr>
      <w:rFonts w:cstheme="minorBidi"/>
      <w:sz w:val="56"/>
      <w:szCs w:val="56"/>
    </w:rPr>
  </w:style>
  <w:style w:type="paragraph" w:styleId="af0">
    <w:name w:val="annotation subject"/>
    <w:basedOn w:val="a3"/>
    <w:next w:val="a3"/>
    <w:link w:val="af1"/>
    <w:rPr>
      <w:b/>
      <w:bCs/>
    </w:rPr>
  </w:style>
  <w:style w:type="character" w:styleId="af2">
    <w:name w:val="Strong"/>
    <w:basedOn w:val="a0"/>
    <w:qFormat/>
    <w:rPr>
      <w:b/>
      <w:bCs/>
    </w:rPr>
  </w:style>
  <w:style w:type="character" w:styleId="af3">
    <w:name w:val="endnote reference"/>
    <w:uiPriority w:val="99"/>
    <w:semiHidden/>
    <w:unhideWhenUsed/>
    <w:qFormat/>
    <w:rPr>
      <w:vertAlign w:val="superscript"/>
    </w:rPr>
  </w:style>
  <w:style w:type="character" w:styleId="af4">
    <w:name w:val="Hyperlink"/>
    <w:uiPriority w:val="99"/>
    <w:unhideWhenUsed/>
    <w:qFormat/>
    <w:rPr>
      <w:color w:val="0563C1"/>
      <w:u w:val="single"/>
    </w:rPr>
  </w:style>
  <w:style w:type="character" w:styleId="HTML">
    <w:name w:val="HTML Code"/>
    <w:basedOn w:val="a0"/>
    <w:qFormat/>
    <w:rPr>
      <w:rFonts w:ascii="Courier New" w:hAnsi="Courier New" w:cs="Courier New"/>
      <w:sz w:val="20"/>
      <w:szCs w:val="20"/>
    </w:rPr>
  </w:style>
  <w:style w:type="character" w:styleId="af5">
    <w:name w:val="annotation reference"/>
    <w:basedOn w:val="a0"/>
    <w:rPr>
      <w:sz w:val="21"/>
      <w:szCs w:val="21"/>
    </w:rPr>
  </w:style>
  <w:style w:type="character" w:styleId="af6">
    <w:name w:val="footnote reference"/>
    <w:uiPriority w:val="99"/>
    <w:semiHidden/>
    <w:unhideWhenUsed/>
    <w:qFormat/>
    <w:rPr>
      <w:vertAlign w:val="superscript"/>
    </w:rPr>
  </w:style>
  <w:style w:type="paragraph" w:styleId="af7">
    <w:name w:val="List Paragraph"/>
    <w:qFormat/>
    <w:rPr>
      <w:rFonts w:cstheme="minorBidi"/>
      <w:sz w:val="24"/>
      <w:szCs w:val="24"/>
    </w:rPr>
  </w:style>
  <w:style w:type="character" w:customStyle="1" w:styleId="ae">
    <w:name w:val="脚注文本 字符"/>
    <w:link w:val="ad"/>
    <w:uiPriority w:val="99"/>
    <w:semiHidden/>
    <w:unhideWhenUsed/>
    <w:qFormat/>
    <w:rPr>
      <w:sz w:val="20"/>
      <w:szCs w:val="20"/>
    </w:rPr>
  </w:style>
  <w:style w:type="character" w:customStyle="1" w:styleId="a6">
    <w:name w:val="尾注文本 字符"/>
    <w:link w:val="a5"/>
    <w:uiPriority w:val="99"/>
    <w:semiHidden/>
    <w:unhideWhenUsed/>
    <w:qFormat/>
    <w:rPr>
      <w:sz w:val="20"/>
      <w:szCs w:val="20"/>
    </w:rPr>
  </w:style>
  <w:style w:type="character" w:customStyle="1" w:styleId="a8">
    <w:name w:val="批注框文本 字符"/>
    <w:basedOn w:val="a0"/>
    <w:link w:val="a7"/>
    <w:qFormat/>
    <w:rPr>
      <w:rFonts w:cstheme="minorBidi"/>
      <w:sz w:val="18"/>
      <w:szCs w:val="18"/>
    </w:rPr>
  </w:style>
  <w:style w:type="character" w:customStyle="1" w:styleId="a4">
    <w:name w:val="批注文字 字符"/>
    <w:basedOn w:val="a0"/>
    <w:link w:val="a3"/>
    <w:qFormat/>
    <w:rPr>
      <w:rFonts w:cstheme="minorBidi"/>
      <w:sz w:val="24"/>
      <w:szCs w:val="24"/>
    </w:rPr>
  </w:style>
  <w:style w:type="character" w:customStyle="1" w:styleId="af1">
    <w:name w:val="批注主题 字符"/>
    <w:basedOn w:val="a4"/>
    <w:link w:val="af0"/>
    <w:qFormat/>
    <w:rPr>
      <w:rFonts w:cstheme="minorBidi"/>
      <w:b/>
      <w:bCs/>
      <w:sz w:val="24"/>
      <w:szCs w:val="24"/>
    </w:r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2">
    <w:name w:val="修订1"/>
    <w:hidden/>
    <w:uiPriority w:val="99"/>
    <w:unhideWhenUsed/>
    <w:qFormat/>
    <w:rPr>
      <w:rFonts w:cstheme="minorBidi"/>
      <w:sz w:val="24"/>
      <w:szCs w:val="24"/>
    </w:rPr>
  </w:style>
  <w:style w:type="character" w:customStyle="1" w:styleId="ac">
    <w:name w:val="页眉 字符"/>
    <w:basedOn w:val="a0"/>
    <w:link w:val="ab"/>
    <w:qFormat/>
    <w:rPr>
      <w:rFonts w:cstheme="minorBidi"/>
      <w:sz w:val="18"/>
      <w:szCs w:val="18"/>
    </w:rPr>
  </w:style>
  <w:style w:type="character" w:customStyle="1" w:styleId="aa">
    <w:name w:val="页脚 字符"/>
    <w:basedOn w:val="a0"/>
    <w:link w:val="a9"/>
    <w:qFormat/>
    <w:rPr>
      <w:rFonts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49</Pages>
  <Words>29351</Words>
  <Characters>9413</Characters>
  <Application>Microsoft Office Word</Application>
  <DocSecurity>0</DocSecurity>
  <Lines>78</Lines>
  <Paragraphs>77</Paragraphs>
  <ScaleCrop>false</ScaleCrop>
  <Company>P R C</Company>
  <LinksUpToDate>false</LinksUpToDate>
  <CharactersWithSpaces>38687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大模型驱动下产业信息智能分析与服务关键技术研究及示范应用 测试大纲（中期检查）</dc:title>
  <dc:creator>浙江网新检测技术有限公司</dc:creator>
  <cp:lastModifiedBy>汤丽群</cp:lastModifiedBy>
  <cp:revision>3</cp:revision>
  <dcterms:created xsi:type="dcterms:W3CDTF">2026-07-13T06:31:00Z</dcterms:created>
  <dcterms:modified xsi:type="dcterms:W3CDTF">2026-07-13T18:11:00Z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7F58899AA30942A38A1E8DC337BBB1E8_13</vt:lpwstr>
  </property>
  <property fmtid="{D5CDD505-2E9C-101B-9397-08002B2CF9AE}" pid="4" name="KSOTemplateDocerSaveRecord">
    <vt:lpwstr>eyJoZGlkIjoiYjY5ZDE2NmU5NWU1YTQ0ZWU4ZjI2YTFiNGU4NjY5ZjkiLCJ1c2VySWQiOiIyNjM5OTIyODYifQ==</vt:lpwstr>
  </property>
</Properties>
</file>